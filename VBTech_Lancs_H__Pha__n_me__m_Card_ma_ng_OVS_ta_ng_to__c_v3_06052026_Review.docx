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E472CF" w14:textId="77777777" w:rsidR="00F907FD" w:rsidRPr="00A5017A" w:rsidRDefault="00F907FD" w:rsidP="00F907FD">
      <w:pPr>
        <w:jc w:val="center"/>
        <w:rPr>
          <w:rFonts w:ascii="Times New Roman" w:hAnsi="Times New Roman"/>
          <w:b/>
          <w:sz w:val="25"/>
          <w:szCs w:val="25"/>
          <w:lang w:val="vi-VN"/>
        </w:rPr>
      </w:pPr>
      <w:r w:rsidRPr="00A5017A">
        <w:rPr>
          <w:rFonts w:ascii="Times New Roman" w:hAnsi="Times New Roman"/>
          <w:b/>
          <w:sz w:val="25"/>
          <w:szCs w:val="25"/>
          <w:lang w:val="vi-VN"/>
        </w:rPr>
        <w:t>CỘNG HOÀ XÃ HỘI CHỦ NGHĨA VIỆT NAM</w:t>
      </w:r>
    </w:p>
    <w:p w14:paraId="4D156D27" w14:textId="77777777" w:rsidR="00F907FD" w:rsidRPr="00A5017A" w:rsidRDefault="00F907FD" w:rsidP="00F907FD">
      <w:pPr>
        <w:jc w:val="center"/>
        <w:rPr>
          <w:rFonts w:ascii="Times New Roman" w:hAnsi="Times New Roman"/>
          <w:b/>
          <w:bCs/>
          <w:i/>
          <w:sz w:val="25"/>
          <w:szCs w:val="25"/>
          <w:lang w:val="vi-VN"/>
        </w:rPr>
      </w:pPr>
      <w:r w:rsidRPr="00A5017A">
        <w:rPr>
          <w:rFonts w:ascii="Times New Roman" w:hAnsi="Times New Roman"/>
          <w:b/>
          <w:bCs/>
          <w:i/>
          <w:sz w:val="25"/>
          <w:szCs w:val="25"/>
          <w:lang w:val="vi-VN"/>
        </w:rPr>
        <w:t>Độc lập - Tự do - Hạnh phúc</w:t>
      </w:r>
    </w:p>
    <w:p w14:paraId="4A09580B" w14:textId="77777777" w:rsidR="00F907FD" w:rsidRPr="00A5017A" w:rsidRDefault="00F907FD" w:rsidP="00F907FD">
      <w:pPr>
        <w:jc w:val="center"/>
        <w:rPr>
          <w:rFonts w:ascii="Times New Roman" w:hAnsi="Times New Roman"/>
          <w:b/>
          <w:bCs/>
          <w:i/>
          <w:sz w:val="25"/>
          <w:szCs w:val="25"/>
          <w:lang w:val="vi-VN"/>
        </w:rPr>
      </w:pPr>
      <w:r w:rsidRPr="00A5017A">
        <w:rPr>
          <w:rFonts w:ascii="Times New Roman" w:hAnsi="Times New Roman"/>
          <w:b/>
          <w:bCs/>
          <w:i/>
          <w:sz w:val="25"/>
          <w:szCs w:val="25"/>
          <w:lang w:val="vi-VN"/>
        </w:rPr>
        <w:t>----------o0o-----------</w:t>
      </w:r>
    </w:p>
    <w:p w14:paraId="638386E5" w14:textId="29142DCD" w:rsidR="00F907FD" w:rsidRPr="00A5017A" w:rsidRDefault="00F907FD" w:rsidP="00F907FD">
      <w:pPr>
        <w:jc w:val="center"/>
        <w:rPr>
          <w:rFonts w:ascii="Times New Roman" w:hAnsi="Times New Roman"/>
          <w:b/>
          <w:sz w:val="25"/>
          <w:szCs w:val="25"/>
          <w:lang w:val="vi-VN"/>
        </w:rPr>
      </w:pPr>
      <w:r w:rsidRPr="00A5017A">
        <w:rPr>
          <w:rFonts w:ascii="Times New Roman" w:hAnsi="Times New Roman"/>
          <w:b/>
          <w:sz w:val="25"/>
          <w:szCs w:val="25"/>
          <w:lang w:val="vi-VN"/>
        </w:rPr>
        <w:t xml:space="preserve">HỢP ĐỒNG THIẾT KẾ VÀ PHÁT TRIỂN PHẦN MỀM </w:t>
      </w:r>
    </w:p>
    <w:p w14:paraId="47DAE46B" w14:textId="0E49B179" w:rsidR="00F907FD" w:rsidRPr="00A5017A" w:rsidRDefault="00B954ED" w:rsidP="00B954ED">
      <w:pPr>
        <w:tabs>
          <w:tab w:val="left" w:pos="3600"/>
        </w:tabs>
        <w:rPr>
          <w:rFonts w:ascii="Times New Roman" w:hAnsi="Times New Roman"/>
          <w:i/>
          <w:sz w:val="25"/>
          <w:szCs w:val="25"/>
          <w:lang w:val="vi-VN"/>
        </w:rPr>
      </w:pPr>
      <w:r w:rsidRPr="00A5017A">
        <w:rPr>
          <w:rFonts w:ascii="Times New Roman" w:hAnsi="Times New Roman"/>
          <w:i/>
          <w:sz w:val="25"/>
          <w:szCs w:val="25"/>
          <w:lang w:val="vi-VN"/>
        </w:rPr>
        <w:tab/>
      </w:r>
      <w:r w:rsidR="00F907FD" w:rsidRPr="00A5017A">
        <w:rPr>
          <w:rFonts w:ascii="Times New Roman" w:hAnsi="Times New Roman"/>
          <w:i/>
          <w:sz w:val="25"/>
          <w:szCs w:val="25"/>
          <w:lang w:val="vi-VN"/>
        </w:rPr>
        <w:t xml:space="preserve">Số: </w:t>
      </w:r>
    </w:p>
    <w:p w14:paraId="3379C5EC" w14:textId="77777777" w:rsidR="00F907FD" w:rsidRPr="00A5017A" w:rsidRDefault="00F907FD" w:rsidP="00F907FD">
      <w:pPr>
        <w:numPr>
          <w:ilvl w:val="0"/>
          <w:numId w:val="1"/>
        </w:numPr>
        <w:tabs>
          <w:tab w:val="left" w:pos="360"/>
        </w:tabs>
        <w:spacing w:before="120"/>
        <w:jc w:val="both"/>
        <w:rPr>
          <w:rFonts w:ascii="Times New Roman" w:hAnsi="Times New Roman"/>
          <w:i/>
          <w:iCs/>
          <w:sz w:val="25"/>
          <w:szCs w:val="25"/>
          <w:lang w:val="vi-VN"/>
        </w:rPr>
      </w:pPr>
      <w:r w:rsidRPr="00A5017A">
        <w:rPr>
          <w:rFonts w:ascii="Times New Roman" w:hAnsi="Times New Roman"/>
          <w:i/>
          <w:iCs/>
          <w:sz w:val="25"/>
          <w:szCs w:val="25"/>
          <w:lang w:val="vi-VN"/>
        </w:rPr>
        <w:t>Căn cứ Bộ luật dân sự số 91/2015/QH13 của Quốc hội nước Cộng hoà Xã hội Chủ nghĩa Việt Nam ban hành ngày 24 tháng 11 năm 2015, có hiệu lực thi hành từ ngày 01 tháng 01 năm 2017.</w:t>
      </w:r>
    </w:p>
    <w:p w14:paraId="61AABB89" w14:textId="77777777" w:rsidR="00F907FD" w:rsidRPr="00A5017A" w:rsidRDefault="00F907FD" w:rsidP="00F907FD">
      <w:pPr>
        <w:numPr>
          <w:ilvl w:val="0"/>
          <w:numId w:val="1"/>
        </w:numPr>
        <w:tabs>
          <w:tab w:val="left" w:pos="360"/>
        </w:tabs>
        <w:spacing w:before="120"/>
        <w:jc w:val="both"/>
        <w:rPr>
          <w:rFonts w:ascii="Times New Roman" w:hAnsi="Times New Roman"/>
          <w:i/>
          <w:iCs/>
          <w:sz w:val="25"/>
          <w:szCs w:val="25"/>
          <w:lang w:val="vi-VN"/>
        </w:rPr>
      </w:pPr>
      <w:r w:rsidRPr="00A5017A">
        <w:rPr>
          <w:rFonts w:ascii="Times New Roman" w:hAnsi="Times New Roman"/>
          <w:i/>
          <w:iCs/>
          <w:sz w:val="25"/>
          <w:szCs w:val="25"/>
          <w:lang w:val="vi-VN"/>
        </w:rPr>
        <w:t>Căn cứ Luật thương mại số 36/2005/QH11 của Quốc hội nước Cộng hoà xã hội chủ nghĩa Việt Nam ban hành ngày 14 tháng 6 năm 2005, có hiệu lực thi hành từ ngày 01 tháng 01 năm 2006.</w:t>
      </w:r>
    </w:p>
    <w:p w14:paraId="6DE95793" w14:textId="00C7857E" w:rsidR="00F907FD" w:rsidRPr="00A5017A" w:rsidRDefault="00F907FD" w:rsidP="00F907FD">
      <w:pPr>
        <w:numPr>
          <w:ilvl w:val="0"/>
          <w:numId w:val="1"/>
        </w:numPr>
        <w:tabs>
          <w:tab w:val="left" w:pos="360"/>
        </w:tabs>
        <w:spacing w:before="120"/>
        <w:jc w:val="both"/>
        <w:rPr>
          <w:rFonts w:ascii="Times New Roman" w:hAnsi="Times New Roman"/>
          <w:i/>
          <w:iCs/>
          <w:sz w:val="25"/>
          <w:szCs w:val="25"/>
          <w:lang w:val="vi-VN"/>
        </w:rPr>
      </w:pPr>
      <w:r w:rsidRPr="00A5017A">
        <w:rPr>
          <w:rFonts w:ascii="Times New Roman" w:hAnsi="Times New Roman"/>
          <w:i/>
          <w:iCs/>
          <w:sz w:val="25"/>
          <w:szCs w:val="25"/>
          <w:lang w:val="vi-VN"/>
        </w:rPr>
        <w:t xml:space="preserve">Căn cứ vào nhu cầu của Công ty </w:t>
      </w:r>
      <w:r w:rsidR="005D5CD8" w:rsidRPr="00A5017A">
        <w:rPr>
          <w:rFonts w:ascii="Times New Roman" w:hAnsi="Times New Roman"/>
          <w:i/>
          <w:iCs/>
          <w:sz w:val="25"/>
          <w:szCs w:val="25"/>
          <w:lang w:val="vi-VN"/>
        </w:rPr>
        <w:t xml:space="preserve">Cổ phần Công Nghệ Mạng LANCS Việt Nam </w:t>
      </w:r>
      <w:r w:rsidRPr="00A5017A">
        <w:rPr>
          <w:rFonts w:ascii="Times New Roman" w:hAnsi="Times New Roman"/>
          <w:i/>
          <w:iCs/>
          <w:sz w:val="25"/>
          <w:szCs w:val="25"/>
          <w:lang w:val="vi-VN"/>
        </w:rPr>
        <w:t xml:space="preserve">và khả năng cung cấp của Công ty Cổ phần Công Nghệ VB </w:t>
      </w:r>
    </w:p>
    <w:p w14:paraId="2BD19651" w14:textId="5B100B36" w:rsidR="00F907FD" w:rsidRPr="00A5017A" w:rsidRDefault="00F907FD" w:rsidP="00F907FD">
      <w:pPr>
        <w:pStyle w:val="BodyText"/>
        <w:ind w:right="261" w:firstLine="720"/>
        <w:rPr>
          <w:rFonts w:ascii="Times New Roman" w:hAnsi="Times New Roman"/>
          <w:sz w:val="25"/>
          <w:szCs w:val="25"/>
          <w:lang w:val="vi-VN"/>
        </w:rPr>
      </w:pPr>
      <w:r w:rsidRPr="00A5017A">
        <w:rPr>
          <w:rFonts w:ascii="Times New Roman" w:hAnsi="Times New Roman"/>
          <w:sz w:val="25"/>
          <w:szCs w:val="25"/>
          <w:lang w:val="vi-VN"/>
        </w:rPr>
        <w:t xml:space="preserve">Hôm nay, ngày </w:t>
      </w:r>
      <w:r w:rsidR="005D5CD8" w:rsidRPr="00A5017A">
        <w:rPr>
          <w:rFonts w:ascii="Times New Roman" w:hAnsi="Times New Roman"/>
          <w:sz w:val="25"/>
          <w:szCs w:val="25"/>
          <w:lang w:val="vi-VN"/>
        </w:rPr>
        <w:t>23</w:t>
      </w:r>
      <w:r w:rsidRPr="00A5017A">
        <w:rPr>
          <w:rFonts w:ascii="Times New Roman" w:hAnsi="Times New Roman"/>
          <w:sz w:val="25"/>
          <w:szCs w:val="25"/>
          <w:lang w:val="vi-VN"/>
        </w:rPr>
        <w:t xml:space="preserve"> tháng </w:t>
      </w:r>
      <w:r w:rsidR="005D5CD8" w:rsidRPr="00A5017A">
        <w:rPr>
          <w:rFonts w:ascii="Times New Roman" w:hAnsi="Times New Roman"/>
          <w:sz w:val="25"/>
          <w:szCs w:val="25"/>
          <w:lang w:val="vi-VN"/>
        </w:rPr>
        <w:t>03</w:t>
      </w:r>
      <w:r w:rsidRPr="00A5017A">
        <w:rPr>
          <w:rFonts w:ascii="Times New Roman" w:hAnsi="Times New Roman"/>
          <w:sz w:val="25"/>
          <w:szCs w:val="25"/>
          <w:lang w:val="vi-VN"/>
        </w:rPr>
        <w:t xml:space="preserve"> năm 2023, tại </w:t>
      </w:r>
      <w:r w:rsidR="005D5CD8" w:rsidRPr="00A5017A">
        <w:rPr>
          <w:rFonts w:ascii="Times New Roman" w:hAnsi="Times New Roman"/>
          <w:sz w:val="25"/>
          <w:szCs w:val="25"/>
          <w:lang w:val="vi-VN"/>
        </w:rPr>
        <w:t>Công ty Cổ phần Công Nghệ VB</w:t>
      </w:r>
      <w:r w:rsidRPr="00A5017A">
        <w:rPr>
          <w:rFonts w:ascii="Times New Roman" w:hAnsi="Times New Roman"/>
          <w:sz w:val="25"/>
          <w:szCs w:val="25"/>
          <w:lang w:val="vi-VN"/>
        </w:rPr>
        <w:t>, chúng tôi gồm có:</w:t>
      </w:r>
    </w:p>
    <w:p w14:paraId="22807B44" w14:textId="2EF62CF1" w:rsidR="00F907FD" w:rsidRPr="00A5017A" w:rsidRDefault="00F907FD" w:rsidP="00F907FD">
      <w:pPr>
        <w:spacing w:before="120"/>
        <w:rPr>
          <w:rFonts w:ascii="Times New Roman" w:hAnsi="Times New Roman"/>
          <w:sz w:val="25"/>
          <w:szCs w:val="25"/>
          <w:lang w:val="vi-VN"/>
        </w:rPr>
      </w:pPr>
      <w:r w:rsidRPr="00A5017A">
        <w:rPr>
          <w:rFonts w:ascii="Times New Roman" w:hAnsi="Times New Roman"/>
          <w:b/>
          <w:sz w:val="25"/>
          <w:szCs w:val="25"/>
          <w:u w:val="single"/>
          <w:lang w:val="vi-VN"/>
        </w:rPr>
        <w:t xml:space="preserve">BÊN </w:t>
      </w:r>
      <w:r w:rsidR="005D5CD8" w:rsidRPr="00A5017A">
        <w:rPr>
          <w:rFonts w:ascii="Times New Roman" w:hAnsi="Times New Roman"/>
          <w:b/>
          <w:sz w:val="25"/>
          <w:szCs w:val="25"/>
          <w:u w:val="single"/>
          <w:lang w:val="vi-VN"/>
        </w:rPr>
        <w:t>MUA</w:t>
      </w:r>
      <w:r w:rsidRPr="00A5017A">
        <w:rPr>
          <w:rFonts w:ascii="Times New Roman" w:hAnsi="Times New Roman"/>
          <w:sz w:val="25"/>
          <w:szCs w:val="25"/>
          <w:lang w:val="vi-VN"/>
        </w:rPr>
        <w:tab/>
        <w:t xml:space="preserve">: </w:t>
      </w:r>
      <w:r w:rsidR="005D5CD8" w:rsidRPr="00A5017A">
        <w:rPr>
          <w:rFonts w:ascii="Times New Roman" w:hAnsi="Times New Roman"/>
          <w:b/>
          <w:sz w:val="25"/>
          <w:szCs w:val="25"/>
          <w:lang w:val="vi-VN"/>
        </w:rPr>
        <w:t>Công ty Cổ phần Công Nghệ Mạng</w:t>
      </w:r>
      <w:r w:rsidR="00376EB8" w:rsidRPr="00A5017A">
        <w:rPr>
          <w:rFonts w:ascii="Times New Roman" w:hAnsi="Times New Roman"/>
          <w:b/>
          <w:sz w:val="25"/>
          <w:szCs w:val="25"/>
          <w:lang w:val="vi-VN"/>
        </w:rPr>
        <w:t xml:space="preserve"> LANCS </w:t>
      </w:r>
      <w:r w:rsidR="005D5CD8" w:rsidRPr="00A5017A">
        <w:rPr>
          <w:rFonts w:ascii="Times New Roman" w:hAnsi="Times New Roman"/>
          <w:b/>
          <w:sz w:val="25"/>
          <w:szCs w:val="25"/>
          <w:lang w:val="vi-VN"/>
        </w:rPr>
        <w:t>Việt Nam</w:t>
      </w:r>
    </w:p>
    <w:p w14:paraId="3605B160" w14:textId="1B6D5C83" w:rsidR="00F907FD" w:rsidRPr="00A5017A" w:rsidRDefault="00F907FD" w:rsidP="00F907FD">
      <w:pPr>
        <w:spacing w:before="120"/>
        <w:ind w:left="1560" w:hanging="1560"/>
        <w:rPr>
          <w:rFonts w:ascii="Times New Roman" w:hAnsi="Times New Roman"/>
          <w:sz w:val="25"/>
          <w:szCs w:val="25"/>
          <w:lang w:val="vi-VN"/>
        </w:rPr>
      </w:pPr>
      <w:r w:rsidRPr="00A5017A">
        <w:rPr>
          <w:rFonts w:ascii="Times New Roman" w:hAnsi="Times New Roman"/>
          <w:sz w:val="25"/>
          <w:szCs w:val="25"/>
          <w:lang w:val="vi-VN"/>
        </w:rPr>
        <w:t>Địa chỉ</w:t>
      </w:r>
      <w:r w:rsidR="005D5CD8" w:rsidRPr="00A5017A">
        <w:rPr>
          <w:rFonts w:ascii="Times New Roman" w:hAnsi="Times New Roman"/>
          <w:sz w:val="25"/>
          <w:szCs w:val="25"/>
          <w:lang w:val="vi-VN"/>
        </w:rPr>
        <w:t xml:space="preserve">           </w:t>
      </w:r>
      <w:r w:rsidRPr="00A5017A">
        <w:rPr>
          <w:rFonts w:ascii="Times New Roman" w:hAnsi="Times New Roman"/>
          <w:sz w:val="25"/>
          <w:szCs w:val="25"/>
          <w:lang w:val="vi-VN"/>
        </w:rPr>
        <w:t xml:space="preserve">: </w:t>
      </w:r>
      <w:r w:rsidR="005D5CD8" w:rsidRPr="00A5017A">
        <w:rPr>
          <w:rFonts w:ascii="Times New Roman" w:hAnsi="Times New Roman"/>
          <w:sz w:val="25"/>
          <w:szCs w:val="25"/>
          <w:lang w:val="vi-VN"/>
        </w:rPr>
        <w:t>Tầng 2 Số 236 Âu Cơ, Phường Hồng Hà, TP Hà Nội, Việt Nam</w:t>
      </w:r>
    </w:p>
    <w:p w14:paraId="13728944" w14:textId="66AA9978"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Điện thoại</w:t>
      </w:r>
      <w:r w:rsidRPr="00A5017A">
        <w:rPr>
          <w:rFonts w:ascii="Times New Roman" w:hAnsi="Times New Roman"/>
          <w:sz w:val="25"/>
          <w:szCs w:val="25"/>
          <w:lang w:val="vi-VN"/>
        </w:rPr>
        <w:tab/>
        <w:t xml:space="preserve">: </w:t>
      </w:r>
      <w:r w:rsidR="005D5CD8" w:rsidRPr="00A5017A">
        <w:rPr>
          <w:rFonts w:ascii="Times New Roman" w:hAnsi="Times New Roman"/>
          <w:sz w:val="25"/>
          <w:szCs w:val="25"/>
          <w:lang w:val="vi-VN"/>
        </w:rPr>
        <w:t>096 866 1010</w:t>
      </w:r>
    </w:p>
    <w:p w14:paraId="2C08C3EE" w14:textId="63A5DAF2"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Đại diện bởi</w:t>
      </w:r>
      <w:r w:rsidRPr="00A5017A">
        <w:rPr>
          <w:rFonts w:ascii="Times New Roman" w:hAnsi="Times New Roman"/>
          <w:sz w:val="25"/>
          <w:szCs w:val="25"/>
          <w:lang w:val="vi-VN"/>
        </w:rPr>
        <w:tab/>
        <w:t xml:space="preserve">: </w:t>
      </w:r>
      <w:r w:rsidRPr="00A5017A">
        <w:rPr>
          <w:rFonts w:ascii="Times New Roman" w:hAnsi="Times New Roman"/>
          <w:b/>
          <w:bCs/>
          <w:sz w:val="25"/>
          <w:szCs w:val="25"/>
          <w:lang w:val="vi-VN"/>
        </w:rPr>
        <w:t xml:space="preserve">Ông </w:t>
      </w:r>
      <w:r w:rsidR="005D5CD8" w:rsidRPr="00A5017A">
        <w:rPr>
          <w:rFonts w:ascii="Times New Roman" w:hAnsi="Times New Roman"/>
          <w:b/>
          <w:bCs/>
          <w:sz w:val="25"/>
          <w:szCs w:val="25"/>
          <w:lang w:val="vi-VN"/>
        </w:rPr>
        <w:t>Nguyễn Văn Thành</w:t>
      </w:r>
    </w:p>
    <w:p w14:paraId="67514D36" w14:textId="77777777"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Chức vụ</w:t>
      </w:r>
      <w:r w:rsidRPr="00A5017A">
        <w:rPr>
          <w:rFonts w:ascii="Times New Roman" w:hAnsi="Times New Roman"/>
          <w:sz w:val="25"/>
          <w:szCs w:val="25"/>
          <w:lang w:val="vi-VN"/>
        </w:rPr>
        <w:tab/>
        <w:t>: Giám đốc</w:t>
      </w:r>
    </w:p>
    <w:p w14:paraId="350C02F5" w14:textId="13904D2E"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Mã số thuế</w:t>
      </w:r>
      <w:r w:rsidRPr="00A5017A">
        <w:rPr>
          <w:rFonts w:ascii="Times New Roman" w:hAnsi="Times New Roman"/>
          <w:sz w:val="25"/>
          <w:szCs w:val="25"/>
          <w:lang w:val="vi-VN"/>
        </w:rPr>
        <w:tab/>
        <w:t>: </w:t>
      </w:r>
      <w:r w:rsidR="005D5CD8" w:rsidRPr="00A5017A">
        <w:rPr>
          <w:rFonts w:ascii="Times New Roman" w:hAnsi="Times New Roman"/>
          <w:sz w:val="25"/>
          <w:szCs w:val="25"/>
          <w:lang w:val="vi-VN"/>
        </w:rPr>
        <w:t>0109148558</w:t>
      </w:r>
    </w:p>
    <w:p w14:paraId="1F7DAA31" w14:textId="77777777"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 xml:space="preserve">(Sau đây gọi tắt là </w:t>
      </w:r>
      <w:r w:rsidRPr="00A5017A">
        <w:rPr>
          <w:rFonts w:ascii="Times New Roman" w:hAnsi="Times New Roman"/>
          <w:b/>
          <w:sz w:val="25"/>
          <w:szCs w:val="25"/>
          <w:lang w:val="vi-VN"/>
        </w:rPr>
        <w:t>Bên A</w:t>
      </w:r>
      <w:r w:rsidRPr="00A5017A">
        <w:rPr>
          <w:rFonts w:ascii="Times New Roman" w:hAnsi="Times New Roman"/>
          <w:sz w:val="25"/>
          <w:szCs w:val="25"/>
          <w:lang w:val="vi-VN"/>
        </w:rPr>
        <w:t>)</w:t>
      </w:r>
    </w:p>
    <w:p w14:paraId="32F6E4E1" w14:textId="77777777" w:rsidR="00F907FD" w:rsidRPr="00A5017A" w:rsidRDefault="00F907FD" w:rsidP="00F907FD">
      <w:pPr>
        <w:spacing w:before="120"/>
        <w:rPr>
          <w:rFonts w:ascii="Times New Roman" w:hAnsi="Times New Roman"/>
          <w:sz w:val="25"/>
          <w:szCs w:val="25"/>
          <w:lang w:val="vi-VN"/>
        </w:rPr>
      </w:pPr>
    </w:p>
    <w:p w14:paraId="44B765BA" w14:textId="63698A41" w:rsidR="00F907FD" w:rsidRPr="00A5017A" w:rsidRDefault="00F907FD" w:rsidP="00F907FD">
      <w:pPr>
        <w:spacing w:before="120"/>
        <w:rPr>
          <w:rFonts w:ascii="Times New Roman" w:hAnsi="Times New Roman"/>
          <w:sz w:val="25"/>
          <w:szCs w:val="25"/>
          <w:lang w:val="vi-VN"/>
        </w:rPr>
      </w:pPr>
      <w:r w:rsidRPr="00A5017A">
        <w:rPr>
          <w:rFonts w:ascii="Times New Roman" w:hAnsi="Times New Roman"/>
          <w:b/>
          <w:sz w:val="25"/>
          <w:szCs w:val="25"/>
          <w:u w:val="single"/>
          <w:lang w:val="vi-VN"/>
        </w:rPr>
        <w:t>BÊN BÁN</w:t>
      </w:r>
      <w:r w:rsidRPr="00A5017A">
        <w:rPr>
          <w:rFonts w:ascii="Times New Roman" w:hAnsi="Times New Roman"/>
          <w:sz w:val="25"/>
          <w:szCs w:val="25"/>
          <w:lang w:val="vi-VN"/>
        </w:rPr>
        <w:tab/>
        <w:t xml:space="preserve">: </w:t>
      </w:r>
      <w:r w:rsidR="005D5CD8" w:rsidRPr="00A5017A">
        <w:rPr>
          <w:rFonts w:ascii="Times New Roman" w:hAnsi="Times New Roman"/>
          <w:b/>
          <w:sz w:val="25"/>
          <w:szCs w:val="25"/>
          <w:lang w:val="vi-VN"/>
        </w:rPr>
        <w:t>Công ty</w:t>
      </w:r>
      <w:r w:rsidRPr="00A5017A">
        <w:rPr>
          <w:rFonts w:ascii="Times New Roman" w:hAnsi="Times New Roman"/>
          <w:b/>
          <w:sz w:val="25"/>
          <w:szCs w:val="25"/>
          <w:lang w:val="vi-VN"/>
        </w:rPr>
        <w:t xml:space="preserve"> Cổ phần Công Nghệ VB</w:t>
      </w:r>
    </w:p>
    <w:p w14:paraId="4AC6702E" w14:textId="1E4672E4" w:rsidR="00F907FD" w:rsidRPr="00A5017A" w:rsidRDefault="00F907FD" w:rsidP="00F907FD">
      <w:pPr>
        <w:spacing w:before="120"/>
        <w:ind w:left="1560" w:hanging="1560"/>
        <w:rPr>
          <w:rFonts w:ascii="Times New Roman" w:hAnsi="Times New Roman"/>
          <w:sz w:val="25"/>
          <w:szCs w:val="25"/>
          <w:lang w:val="vi-VN"/>
        </w:rPr>
      </w:pPr>
      <w:r w:rsidRPr="00A5017A">
        <w:rPr>
          <w:rFonts w:ascii="Times New Roman" w:hAnsi="Times New Roman"/>
          <w:sz w:val="25"/>
          <w:szCs w:val="25"/>
          <w:lang w:val="vi-VN"/>
        </w:rPr>
        <w:t xml:space="preserve">Địa chỉ           : 2/112 Nguyễn Gia Thiều, Phường </w:t>
      </w:r>
      <w:r w:rsidR="005D5CD8" w:rsidRPr="00A5017A">
        <w:rPr>
          <w:rFonts w:ascii="Times New Roman" w:hAnsi="Times New Roman"/>
          <w:sz w:val="25"/>
          <w:szCs w:val="25"/>
          <w:lang w:val="vi-VN"/>
        </w:rPr>
        <w:t>Xuân Hòa</w:t>
      </w:r>
      <w:r w:rsidRPr="00A5017A">
        <w:rPr>
          <w:rFonts w:ascii="Times New Roman" w:hAnsi="Times New Roman"/>
          <w:sz w:val="25"/>
          <w:szCs w:val="25"/>
          <w:lang w:val="vi-VN"/>
        </w:rPr>
        <w:t xml:space="preserve">, TP. Hồ Chí </w:t>
      </w:r>
      <w:r w:rsidR="005D5CD8" w:rsidRPr="00A5017A">
        <w:rPr>
          <w:rFonts w:ascii="Times New Roman" w:hAnsi="Times New Roman"/>
          <w:sz w:val="25"/>
          <w:szCs w:val="25"/>
          <w:lang w:val="vi-VN"/>
        </w:rPr>
        <w:t>Minh, Việt Nam</w:t>
      </w:r>
    </w:p>
    <w:p w14:paraId="39CA65DC" w14:textId="1B8AB003"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Điện thoại</w:t>
      </w:r>
      <w:r w:rsidRPr="00A5017A">
        <w:rPr>
          <w:rFonts w:ascii="Times New Roman" w:hAnsi="Times New Roman"/>
          <w:sz w:val="25"/>
          <w:szCs w:val="25"/>
          <w:lang w:val="vi-VN"/>
        </w:rPr>
        <w:tab/>
        <w:t>: 090</w:t>
      </w:r>
      <w:r w:rsidR="005D5CD8" w:rsidRPr="00A5017A">
        <w:rPr>
          <w:rFonts w:ascii="Times New Roman" w:hAnsi="Times New Roman"/>
          <w:sz w:val="25"/>
          <w:szCs w:val="25"/>
          <w:lang w:val="vi-VN"/>
        </w:rPr>
        <w:t xml:space="preserve"> </w:t>
      </w:r>
      <w:r w:rsidRPr="00A5017A">
        <w:rPr>
          <w:rFonts w:ascii="Times New Roman" w:hAnsi="Times New Roman"/>
          <w:sz w:val="25"/>
          <w:szCs w:val="25"/>
          <w:lang w:val="vi-VN"/>
        </w:rPr>
        <w:t>383</w:t>
      </w:r>
      <w:r w:rsidR="005D5CD8" w:rsidRPr="00A5017A">
        <w:rPr>
          <w:rFonts w:ascii="Times New Roman" w:hAnsi="Times New Roman"/>
          <w:sz w:val="25"/>
          <w:szCs w:val="25"/>
          <w:lang w:val="vi-VN"/>
        </w:rPr>
        <w:t xml:space="preserve"> </w:t>
      </w:r>
      <w:r w:rsidRPr="00A5017A">
        <w:rPr>
          <w:rFonts w:ascii="Times New Roman" w:hAnsi="Times New Roman"/>
          <w:sz w:val="25"/>
          <w:szCs w:val="25"/>
          <w:lang w:val="vi-VN"/>
        </w:rPr>
        <w:t>9360</w:t>
      </w:r>
    </w:p>
    <w:p w14:paraId="24B277E6" w14:textId="77777777" w:rsidR="00F907FD" w:rsidRPr="00A5017A" w:rsidRDefault="00F907FD" w:rsidP="00F907FD">
      <w:pPr>
        <w:spacing w:before="120"/>
        <w:rPr>
          <w:rFonts w:ascii="Times New Roman" w:hAnsi="Times New Roman"/>
          <w:b/>
          <w:bCs/>
          <w:sz w:val="25"/>
          <w:szCs w:val="25"/>
          <w:lang w:val="vi-VN"/>
        </w:rPr>
      </w:pPr>
      <w:r w:rsidRPr="00A5017A">
        <w:rPr>
          <w:rFonts w:ascii="Times New Roman" w:hAnsi="Times New Roman"/>
          <w:sz w:val="25"/>
          <w:szCs w:val="25"/>
          <w:lang w:val="vi-VN"/>
        </w:rPr>
        <w:t>Đại diện bởi</w:t>
      </w:r>
      <w:r w:rsidRPr="00A5017A">
        <w:rPr>
          <w:rFonts w:ascii="Times New Roman" w:hAnsi="Times New Roman"/>
          <w:sz w:val="25"/>
          <w:szCs w:val="25"/>
          <w:lang w:val="vi-VN"/>
        </w:rPr>
        <w:tab/>
        <w:t xml:space="preserve">: </w:t>
      </w:r>
      <w:r w:rsidRPr="00A5017A">
        <w:rPr>
          <w:rFonts w:ascii="Times New Roman" w:hAnsi="Times New Roman"/>
          <w:b/>
          <w:bCs/>
          <w:sz w:val="25"/>
          <w:szCs w:val="25"/>
          <w:lang w:val="vi-VN"/>
        </w:rPr>
        <w:t>Ông Đỗ Đình Đức</w:t>
      </w:r>
    </w:p>
    <w:p w14:paraId="6DAE7743" w14:textId="50A42553"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Chức vụ</w:t>
      </w:r>
      <w:r w:rsidRPr="00A5017A">
        <w:rPr>
          <w:rFonts w:ascii="Times New Roman" w:hAnsi="Times New Roman"/>
          <w:sz w:val="25"/>
          <w:szCs w:val="25"/>
          <w:lang w:val="vi-VN"/>
        </w:rPr>
        <w:tab/>
        <w:t>: Tổng Giám Đốc</w:t>
      </w:r>
    </w:p>
    <w:p w14:paraId="592234D5" w14:textId="77777777"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Mã số thuế</w:t>
      </w:r>
      <w:r w:rsidRPr="00A5017A">
        <w:rPr>
          <w:rFonts w:ascii="Times New Roman" w:hAnsi="Times New Roman"/>
          <w:sz w:val="25"/>
          <w:szCs w:val="25"/>
          <w:lang w:val="vi-VN"/>
        </w:rPr>
        <w:tab/>
        <w:t>: 0316777314</w:t>
      </w:r>
    </w:p>
    <w:p w14:paraId="1051B403" w14:textId="305A3981"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Tài khoản số</w:t>
      </w:r>
      <w:r w:rsidRPr="00A5017A">
        <w:rPr>
          <w:rFonts w:ascii="Times New Roman" w:hAnsi="Times New Roman"/>
          <w:sz w:val="25"/>
          <w:szCs w:val="25"/>
          <w:lang w:val="vi-VN"/>
        </w:rPr>
        <w:tab/>
        <w:t xml:space="preserve">: </w:t>
      </w:r>
      <w:r w:rsidR="005267A9" w:rsidRPr="00A5017A">
        <w:rPr>
          <w:rFonts w:ascii="Times New Roman" w:hAnsi="Times New Roman"/>
          <w:sz w:val="25"/>
          <w:szCs w:val="25"/>
          <w:lang w:val="vi-VN"/>
        </w:rPr>
        <w:t>3100055568</w:t>
      </w:r>
    </w:p>
    <w:p w14:paraId="29738865" w14:textId="77777777" w:rsidR="00F907FD" w:rsidRPr="00A5017A" w:rsidRDefault="00F907FD" w:rsidP="00F907FD">
      <w:pPr>
        <w:spacing w:before="120"/>
        <w:rPr>
          <w:rFonts w:ascii="Times New Roman" w:hAnsi="Times New Roman"/>
          <w:sz w:val="25"/>
          <w:szCs w:val="25"/>
          <w:lang w:val="vi-VN"/>
        </w:rPr>
      </w:pPr>
      <w:r w:rsidRPr="00A5017A">
        <w:rPr>
          <w:rFonts w:ascii="Times New Roman" w:hAnsi="Times New Roman"/>
          <w:sz w:val="25"/>
          <w:szCs w:val="25"/>
          <w:lang w:val="vi-VN"/>
        </w:rPr>
        <w:t>Tại</w:t>
      </w:r>
      <w:r w:rsidRPr="00A5017A">
        <w:rPr>
          <w:rFonts w:ascii="Times New Roman" w:hAnsi="Times New Roman"/>
          <w:sz w:val="25"/>
          <w:szCs w:val="25"/>
          <w:lang w:val="vi-VN"/>
        </w:rPr>
        <w:tab/>
      </w:r>
      <w:r w:rsidRPr="00A5017A">
        <w:rPr>
          <w:rFonts w:ascii="Times New Roman" w:hAnsi="Times New Roman"/>
          <w:sz w:val="25"/>
          <w:szCs w:val="25"/>
          <w:lang w:val="vi-VN"/>
        </w:rPr>
        <w:tab/>
        <w:t>: Ngân hàng TMCP Đầu tư và Phát triển Việt Nam-CN TP Hồ Chí Minh</w:t>
      </w:r>
    </w:p>
    <w:p w14:paraId="50445219" w14:textId="77777777" w:rsidR="00F907FD" w:rsidRPr="00A5017A" w:rsidRDefault="00F907FD" w:rsidP="00F907FD">
      <w:pPr>
        <w:spacing w:before="120"/>
        <w:jc w:val="both"/>
        <w:rPr>
          <w:rFonts w:ascii="Times New Roman" w:hAnsi="Times New Roman"/>
          <w:sz w:val="25"/>
          <w:szCs w:val="25"/>
          <w:lang w:val="vi-VN"/>
        </w:rPr>
      </w:pPr>
      <w:r w:rsidRPr="00A5017A">
        <w:rPr>
          <w:rFonts w:ascii="Times New Roman" w:hAnsi="Times New Roman"/>
          <w:sz w:val="25"/>
          <w:szCs w:val="25"/>
          <w:lang w:val="vi-VN"/>
        </w:rPr>
        <w:t xml:space="preserve">(Sau đây gọi tắt là </w:t>
      </w:r>
      <w:r w:rsidRPr="00A5017A">
        <w:rPr>
          <w:rFonts w:ascii="Times New Roman" w:hAnsi="Times New Roman"/>
          <w:b/>
          <w:sz w:val="25"/>
          <w:szCs w:val="25"/>
          <w:lang w:val="vi-VN"/>
        </w:rPr>
        <w:t>Bên B</w:t>
      </w:r>
      <w:r w:rsidRPr="00A5017A">
        <w:rPr>
          <w:rFonts w:ascii="Times New Roman" w:hAnsi="Times New Roman"/>
          <w:sz w:val="25"/>
          <w:szCs w:val="25"/>
          <w:lang w:val="vi-VN"/>
        </w:rPr>
        <w:t>)</w:t>
      </w:r>
    </w:p>
    <w:p w14:paraId="680E66E4" w14:textId="77777777" w:rsidR="00F907FD" w:rsidRPr="00A5017A" w:rsidRDefault="00F907FD" w:rsidP="00F907FD">
      <w:pPr>
        <w:tabs>
          <w:tab w:val="left" w:pos="1134"/>
        </w:tabs>
        <w:spacing w:before="120" w:line="288" w:lineRule="auto"/>
        <w:ind w:firstLine="567"/>
        <w:jc w:val="both"/>
        <w:rPr>
          <w:rFonts w:ascii="Times New Roman" w:hAnsi="Times New Roman"/>
          <w:sz w:val="25"/>
          <w:szCs w:val="25"/>
          <w:lang w:val="vi-VN"/>
        </w:rPr>
      </w:pPr>
    </w:p>
    <w:p w14:paraId="41B185AA" w14:textId="0B8E228E" w:rsidR="00E4042A" w:rsidRPr="00A5017A" w:rsidRDefault="00F907FD" w:rsidP="00F907FD">
      <w:pPr>
        <w:rPr>
          <w:rFonts w:ascii="Times New Roman" w:hAnsi="Times New Roman"/>
          <w:sz w:val="25"/>
          <w:szCs w:val="25"/>
          <w:lang w:val="vi-VN"/>
        </w:rPr>
      </w:pPr>
      <w:r w:rsidRPr="00A5017A">
        <w:rPr>
          <w:rFonts w:ascii="Times New Roman" w:hAnsi="Times New Roman"/>
          <w:sz w:val="25"/>
          <w:szCs w:val="25"/>
          <w:lang w:val="vi-VN"/>
        </w:rPr>
        <w:t>Sau khi bàn bạc và thỏa thuận, hai bên thống nhất ký kết Hợp đồng dịch vụ với những điều kiện cụ thể như sau:</w:t>
      </w:r>
    </w:p>
    <w:p w14:paraId="1B64ED51" w14:textId="77777777" w:rsidR="005D5CD8" w:rsidRPr="00A5017A" w:rsidRDefault="005D5CD8" w:rsidP="005D5CD8">
      <w:pPr>
        <w:tabs>
          <w:tab w:val="left" w:pos="1134"/>
        </w:tabs>
        <w:spacing w:before="120" w:line="288" w:lineRule="auto"/>
        <w:jc w:val="both"/>
        <w:rPr>
          <w:rFonts w:ascii="Times New Roman" w:hAnsi="Times New Roman"/>
          <w:b/>
          <w:sz w:val="25"/>
          <w:szCs w:val="25"/>
          <w:lang w:val="vi-VN"/>
        </w:rPr>
      </w:pPr>
      <w:r w:rsidRPr="00A5017A">
        <w:rPr>
          <w:rFonts w:ascii="Times New Roman" w:hAnsi="Times New Roman"/>
          <w:b/>
          <w:sz w:val="25"/>
          <w:szCs w:val="25"/>
          <w:lang w:val="vi-VN"/>
        </w:rPr>
        <w:lastRenderedPageBreak/>
        <w:t>ĐIỀU 1: ĐỐI TƯỢNG HỢP ĐỒNG</w:t>
      </w:r>
    </w:p>
    <w:p w14:paraId="09F100D7" w14:textId="76AF3194" w:rsidR="005D5CD8" w:rsidRPr="00A5017A" w:rsidRDefault="005D5CD8" w:rsidP="00C60474">
      <w:pPr>
        <w:tabs>
          <w:tab w:val="left" w:pos="1134"/>
        </w:tabs>
        <w:spacing w:before="120" w:line="288" w:lineRule="auto"/>
        <w:jc w:val="both"/>
        <w:rPr>
          <w:rFonts w:ascii="Times New Roman" w:hAnsi="Times New Roman"/>
          <w:sz w:val="25"/>
          <w:szCs w:val="25"/>
          <w:lang w:val="vi-VN"/>
        </w:rPr>
      </w:pPr>
      <w:r w:rsidRPr="00A5017A">
        <w:rPr>
          <w:rFonts w:ascii="Times New Roman" w:hAnsi="Times New Roman"/>
          <w:sz w:val="25"/>
          <w:szCs w:val="25"/>
          <w:lang w:val="vi-VN"/>
        </w:rPr>
        <w:t>Bên B đồng ý cung cấp</w:t>
      </w:r>
      <w:r w:rsidR="00D036D6" w:rsidRPr="00A5017A">
        <w:rPr>
          <w:rFonts w:ascii="Times New Roman" w:hAnsi="Times New Roman"/>
          <w:sz w:val="25"/>
          <w:szCs w:val="25"/>
          <w:lang w:val="vi-VN"/>
        </w:rPr>
        <w:t xml:space="preserve"> các phần mềm đã có</w:t>
      </w:r>
      <w:r w:rsidR="00A9330D" w:rsidRPr="00A5017A">
        <w:rPr>
          <w:rFonts w:ascii="Times New Roman" w:hAnsi="Times New Roman"/>
          <w:sz w:val="25"/>
          <w:szCs w:val="25"/>
          <w:lang w:val="vi-VN"/>
        </w:rPr>
        <w:t xml:space="preserve"> sẵn</w:t>
      </w:r>
      <w:r w:rsidRPr="00A5017A">
        <w:rPr>
          <w:rFonts w:ascii="Times New Roman" w:hAnsi="Times New Roman"/>
          <w:sz w:val="25"/>
          <w:szCs w:val="25"/>
          <w:lang w:val="vi-VN"/>
        </w:rPr>
        <w:t xml:space="preserve"> và bên A đồng ý mua dịch vụ </w:t>
      </w:r>
      <w:r w:rsidR="007D39D6" w:rsidRPr="00A5017A">
        <w:rPr>
          <w:rFonts w:ascii="Times New Roman" w:hAnsi="Times New Roman"/>
          <w:sz w:val="25"/>
          <w:szCs w:val="25"/>
          <w:lang w:val="vi-VN"/>
        </w:rPr>
        <w:t>thiết kế và phát triển</w:t>
      </w:r>
      <w:r w:rsidRPr="00A5017A">
        <w:rPr>
          <w:rFonts w:ascii="Times New Roman" w:hAnsi="Times New Roman"/>
          <w:sz w:val="25"/>
          <w:szCs w:val="25"/>
          <w:lang w:val="vi-VN"/>
        </w:rPr>
        <w:t xml:space="preserve"> phần mềm</w:t>
      </w:r>
      <w:r w:rsidR="00D036D6" w:rsidRPr="00A5017A">
        <w:rPr>
          <w:rFonts w:ascii="Times New Roman" w:hAnsi="Times New Roman"/>
          <w:sz w:val="25"/>
          <w:szCs w:val="25"/>
          <w:lang w:val="vi-VN"/>
        </w:rPr>
        <w:t xml:space="preserve"> và các phần mềm đã có</w:t>
      </w:r>
      <w:r w:rsidR="00A9330D" w:rsidRPr="00A5017A">
        <w:rPr>
          <w:rFonts w:ascii="Times New Roman" w:hAnsi="Times New Roman"/>
          <w:sz w:val="25"/>
          <w:szCs w:val="25"/>
          <w:lang w:val="vi-VN"/>
        </w:rPr>
        <w:t xml:space="preserve"> sẵn</w:t>
      </w:r>
      <w:r w:rsidR="00D036D6" w:rsidRPr="00A5017A">
        <w:rPr>
          <w:rFonts w:ascii="Times New Roman" w:hAnsi="Times New Roman"/>
          <w:sz w:val="25"/>
          <w:szCs w:val="25"/>
          <w:lang w:val="vi-VN"/>
        </w:rPr>
        <w:t xml:space="preserve"> của Bên B để tạo phần mềm </w:t>
      </w:r>
      <w:r w:rsidR="00C60474" w:rsidRPr="00A5017A">
        <w:rPr>
          <w:rFonts w:ascii="Times New Roman" w:hAnsi="Times New Roman"/>
          <w:sz w:val="25"/>
          <w:szCs w:val="25"/>
          <w:lang w:val="vi-VN"/>
        </w:rPr>
        <w:t>firmware</w:t>
      </w:r>
      <w:r w:rsidR="00D25192" w:rsidRPr="00A5017A">
        <w:rPr>
          <w:rFonts w:ascii="Times New Roman" w:hAnsi="Times New Roman"/>
          <w:sz w:val="25"/>
          <w:szCs w:val="25"/>
          <w:lang w:val="vi-VN"/>
        </w:rPr>
        <w:t xml:space="preserve"> FPGA</w:t>
      </w:r>
      <w:r w:rsidR="00D036D6" w:rsidRPr="00A5017A">
        <w:rPr>
          <w:rFonts w:ascii="Times New Roman" w:hAnsi="Times New Roman"/>
          <w:sz w:val="25"/>
          <w:szCs w:val="25"/>
          <w:lang w:val="vi-VN"/>
        </w:rPr>
        <w:t xml:space="preserve"> và</w:t>
      </w:r>
      <w:r w:rsidR="00D25192" w:rsidRPr="00A5017A">
        <w:rPr>
          <w:rFonts w:ascii="Times New Roman" w:hAnsi="Times New Roman"/>
          <w:sz w:val="25"/>
          <w:szCs w:val="25"/>
          <w:lang w:val="vi-VN"/>
        </w:rPr>
        <w:t xml:space="preserve"> phần mềm</w:t>
      </w:r>
      <w:r w:rsidR="00D036D6" w:rsidRPr="00A5017A">
        <w:rPr>
          <w:rFonts w:ascii="Times New Roman" w:hAnsi="Times New Roman"/>
          <w:sz w:val="25"/>
          <w:szCs w:val="25"/>
          <w:lang w:val="vi-VN"/>
        </w:rPr>
        <w:t xml:space="preserve"> driver</w:t>
      </w:r>
      <w:r w:rsidR="00C60474" w:rsidRPr="00A5017A">
        <w:rPr>
          <w:rFonts w:ascii="Times New Roman" w:hAnsi="Times New Roman"/>
          <w:sz w:val="25"/>
          <w:szCs w:val="25"/>
          <w:lang w:val="vi-VN"/>
        </w:rPr>
        <w:t xml:space="preserve"> cho card mạng có dây dùng chipset FPGA</w:t>
      </w:r>
      <w:r w:rsidR="00D036D6" w:rsidRPr="00A5017A">
        <w:rPr>
          <w:rFonts w:ascii="Times New Roman" w:hAnsi="Times New Roman"/>
          <w:sz w:val="25"/>
          <w:szCs w:val="25"/>
          <w:lang w:val="vi-VN"/>
        </w:rPr>
        <w:t xml:space="preserve"> có chức năng OpenSwitch </w:t>
      </w:r>
      <w:r w:rsidR="00A9330D" w:rsidRPr="00A5017A">
        <w:rPr>
          <w:rFonts w:ascii="Times New Roman" w:hAnsi="Times New Roman"/>
          <w:sz w:val="25"/>
          <w:szCs w:val="25"/>
          <w:lang w:val="vi-VN"/>
        </w:rPr>
        <w:t xml:space="preserve">tăng tốc </w:t>
      </w:r>
      <w:r w:rsidR="00D036D6" w:rsidRPr="00A5017A">
        <w:rPr>
          <w:rFonts w:ascii="Times New Roman" w:hAnsi="Times New Roman"/>
          <w:sz w:val="25"/>
          <w:szCs w:val="25"/>
          <w:lang w:val="vi-VN"/>
        </w:rPr>
        <w:t xml:space="preserve">phần cứng </w:t>
      </w:r>
      <w:r w:rsidRPr="00A5017A">
        <w:rPr>
          <w:rFonts w:ascii="Times New Roman" w:hAnsi="Times New Roman"/>
          <w:sz w:val="25"/>
          <w:szCs w:val="25"/>
          <w:lang w:val="vi-VN"/>
        </w:rPr>
        <w:t>có chi tiết quy cách, đặc điểm chi tiết theo Phụ lục 01 đính kèm.</w:t>
      </w:r>
    </w:p>
    <w:p w14:paraId="5FA0EF88" w14:textId="77777777" w:rsidR="005D5CD8" w:rsidRPr="00A5017A" w:rsidRDefault="005D5CD8" w:rsidP="005D5CD8">
      <w:pPr>
        <w:spacing w:before="120" w:after="120" w:line="288" w:lineRule="auto"/>
        <w:jc w:val="both"/>
        <w:rPr>
          <w:rFonts w:ascii="Times New Roman" w:hAnsi="Times New Roman"/>
          <w:b/>
          <w:sz w:val="25"/>
          <w:szCs w:val="25"/>
          <w:lang w:val="vi-VN"/>
        </w:rPr>
      </w:pPr>
      <w:r w:rsidRPr="00A5017A">
        <w:rPr>
          <w:rFonts w:ascii="Times New Roman" w:hAnsi="Times New Roman"/>
          <w:b/>
          <w:sz w:val="25"/>
          <w:szCs w:val="25"/>
          <w:lang w:val="vi-VN"/>
        </w:rPr>
        <w:t>ĐIỀU 2: THỜI HẠN VÀ PHƯƠNG THỨC THANH TOÁN</w:t>
      </w:r>
    </w:p>
    <w:p w14:paraId="3C123103" w14:textId="588ECF95" w:rsidR="005D5CD8" w:rsidRPr="00A5017A" w:rsidRDefault="005213B0" w:rsidP="005213B0">
      <w:pPr>
        <w:pStyle w:val="BodyText"/>
        <w:spacing w:after="120" w:line="288" w:lineRule="auto"/>
        <w:ind w:right="261"/>
        <w:rPr>
          <w:rFonts w:ascii="Times New Roman" w:hAnsi="Times New Roman"/>
          <w:b/>
          <w:bCs/>
          <w:sz w:val="25"/>
          <w:szCs w:val="25"/>
          <w:lang w:val="vi-VN"/>
        </w:rPr>
      </w:pPr>
      <w:r w:rsidRPr="00A5017A">
        <w:rPr>
          <w:rFonts w:ascii="Times New Roman" w:hAnsi="Times New Roman"/>
          <w:sz w:val="25"/>
          <w:szCs w:val="25"/>
          <w:lang w:val="vi-VN"/>
        </w:rPr>
        <w:t>2.1</w:t>
      </w:r>
      <w:r w:rsidRPr="00A5017A">
        <w:rPr>
          <w:rFonts w:ascii="Times New Roman" w:hAnsi="Times New Roman"/>
          <w:sz w:val="25"/>
          <w:szCs w:val="25"/>
          <w:lang w:val="vi-VN"/>
        </w:rPr>
        <w:tab/>
      </w:r>
      <w:commentRangeStart w:id="0"/>
      <w:r w:rsidR="005D5CD8" w:rsidRPr="00A5017A">
        <w:rPr>
          <w:rFonts w:ascii="Times New Roman" w:hAnsi="Times New Roman"/>
          <w:sz w:val="25"/>
          <w:szCs w:val="25"/>
          <w:lang w:val="vi-VN"/>
        </w:rPr>
        <w:t xml:space="preserve">Tổng số tiền Bên A phải thanh toán cho Bên B là: </w:t>
      </w:r>
      <w:r w:rsidR="00FB69B4" w:rsidRPr="00A5017A">
        <w:rPr>
          <w:rFonts w:ascii="Times New Roman" w:hAnsi="Times New Roman"/>
          <w:b/>
          <w:bCs/>
          <w:sz w:val="25"/>
          <w:szCs w:val="25"/>
          <w:lang w:val="vi-VN"/>
        </w:rPr>
        <w:t>95</w:t>
      </w:r>
      <w:r w:rsidR="00BC0313" w:rsidRPr="00A5017A">
        <w:rPr>
          <w:rFonts w:ascii="Times New Roman" w:hAnsi="Times New Roman"/>
          <w:b/>
          <w:bCs/>
          <w:sz w:val="25"/>
          <w:szCs w:val="25"/>
          <w:lang w:val="vi-VN"/>
        </w:rPr>
        <w:t>0.000.000</w:t>
      </w:r>
      <w:r w:rsidR="005D5CD8" w:rsidRPr="00A5017A">
        <w:rPr>
          <w:rFonts w:ascii="Times New Roman" w:hAnsi="Times New Roman"/>
          <w:b/>
          <w:bCs/>
          <w:sz w:val="25"/>
          <w:szCs w:val="25"/>
          <w:lang w:val="vi-VN"/>
        </w:rPr>
        <w:t xml:space="preserve"> (VNĐ)</w:t>
      </w:r>
    </w:p>
    <w:p w14:paraId="20EF1C8E" w14:textId="096F5591" w:rsidR="005D5CD8" w:rsidRPr="00A5017A" w:rsidRDefault="005D5CD8" w:rsidP="005D5CD8">
      <w:pPr>
        <w:pStyle w:val="BodyText"/>
        <w:spacing w:after="120" w:line="288" w:lineRule="auto"/>
        <w:ind w:right="261" w:firstLine="720"/>
        <w:rPr>
          <w:rFonts w:ascii="Times New Roman" w:hAnsi="Times New Roman"/>
          <w:b/>
          <w:i/>
          <w:sz w:val="25"/>
          <w:szCs w:val="25"/>
          <w:lang w:val="vi-VN"/>
        </w:rPr>
      </w:pPr>
      <w:r w:rsidRPr="00A5017A">
        <w:rPr>
          <w:rFonts w:ascii="Times New Roman" w:hAnsi="Times New Roman"/>
          <w:b/>
          <w:i/>
          <w:sz w:val="25"/>
          <w:szCs w:val="25"/>
          <w:lang w:val="vi-VN"/>
        </w:rPr>
        <w:t xml:space="preserve">Bằng chữ:  </w:t>
      </w:r>
      <w:r w:rsidR="00FB69B4" w:rsidRPr="00A5017A">
        <w:rPr>
          <w:rFonts w:ascii="Times New Roman" w:hAnsi="Times New Roman"/>
          <w:b/>
          <w:i/>
          <w:sz w:val="25"/>
          <w:szCs w:val="25"/>
          <w:lang w:val="vi-VN"/>
        </w:rPr>
        <w:t>Chín trăm năm mươi</w:t>
      </w:r>
      <w:r w:rsidR="00BC0313" w:rsidRPr="00A5017A">
        <w:rPr>
          <w:rFonts w:ascii="Times New Roman" w:hAnsi="Times New Roman"/>
          <w:b/>
          <w:i/>
          <w:sz w:val="25"/>
          <w:szCs w:val="25"/>
          <w:lang w:val="vi-VN"/>
        </w:rPr>
        <w:t xml:space="preserve"> triệu đồng</w:t>
      </w:r>
      <w:r w:rsidRPr="00A5017A">
        <w:rPr>
          <w:rFonts w:ascii="Times New Roman" w:hAnsi="Times New Roman"/>
          <w:b/>
          <w:i/>
          <w:sz w:val="25"/>
          <w:szCs w:val="25"/>
          <w:lang w:val="vi-VN"/>
        </w:rPr>
        <w:t>./.</w:t>
      </w:r>
      <w:commentRangeEnd w:id="0"/>
      <w:r w:rsidR="009657AA" w:rsidRPr="00A5017A">
        <w:rPr>
          <w:rStyle w:val="CommentReference"/>
          <w:rFonts w:ascii="Times New Roman" w:hAnsi="Times New Roman"/>
          <w:b/>
          <w:i/>
          <w:sz w:val="25"/>
          <w:szCs w:val="25"/>
          <w:lang w:val="vi-VN"/>
        </w:rPr>
        <w:commentReference w:id="0"/>
      </w:r>
    </w:p>
    <w:p w14:paraId="10272C9C" w14:textId="77777777" w:rsidR="005D5CD8" w:rsidRPr="00A5017A" w:rsidRDefault="005D5CD8" w:rsidP="005D5CD8">
      <w:pPr>
        <w:pStyle w:val="BodyText"/>
        <w:spacing w:after="120" w:line="288" w:lineRule="auto"/>
        <w:ind w:right="261" w:firstLine="720"/>
        <w:rPr>
          <w:rFonts w:ascii="Times New Roman" w:hAnsi="Times New Roman"/>
          <w:i/>
          <w:sz w:val="25"/>
          <w:szCs w:val="25"/>
          <w:lang w:val="vi-VN"/>
        </w:rPr>
      </w:pPr>
      <w:r w:rsidRPr="00A5017A">
        <w:rPr>
          <w:rFonts w:ascii="Times New Roman" w:hAnsi="Times New Roman"/>
          <w:i/>
          <w:sz w:val="25"/>
          <w:szCs w:val="25"/>
          <w:lang w:val="vi-VN"/>
        </w:rPr>
        <w:t>Giá trên đã bao gồm thuế giá trị gia tăng.</w:t>
      </w:r>
    </w:p>
    <w:p w14:paraId="49E718EA" w14:textId="77777777" w:rsidR="005D5CD8" w:rsidRPr="00A5017A" w:rsidRDefault="005D5CD8" w:rsidP="005D5CD8">
      <w:pPr>
        <w:pStyle w:val="BodyText"/>
        <w:spacing w:after="120" w:line="288" w:lineRule="auto"/>
        <w:ind w:right="261" w:firstLine="720"/>
        <w:rPr>
          <w:rFonts w:ascii="Times New Roman" w:hAnsi="Times New Roman"/>
          <w:i/>
          <w:sz w:val="25"/>
          <w:szCs w:val="25"/>
          <w:lang w:val="vi-VN"/>
        </w:rPr>
      </w:pPr>
      <w:r w:rsidRPr="00A5017A">
        <w:rPr>
          <w:rFonts w:ascii="Times New Roman" w:hAnsi="Times New Roman"/>
          <w:i/>
          <w:sz w:val="25"/>
          <w:szCs w:val="25"/>
          <w:lang w:val="vi-VN"/>
        </w:rPr>
        <w:t>Theo quy định tại Khoản 21, Điều 4 Thông tư số 219/2013/TT-BTC ngày 31/12/2013 của Bộ Tài chính hướng dẫn về đối tượng không chịu thuế GTGT: “21... Phần mềm máy tính bao gồm sản phẩm phần mềm và dịch vụ phần mềm theo quy định” thuộc đối tượng không chịu thuế GTGT.</w:t>
      </w:r>
    </w:p>
    <w:p w14:paraId="41B3A458" w14:textId="47EFF828" w:rsidR="005D5CD8" w:rsidRPr="00A5017A" w:rsidRDefault="005213B0" w:rsidP="005D5CD8">
      <w:pPr>
        <w:spacing w:before="120" w:after="120" w:line="288" w:lineRule="auto"/>
        <w:jc w:val="both"/>
        <w:rPr>
          <w:rFonts w:ascii="Times New Roman" w:hAnsi="Times New Roman"/>
          <w:bCs/>
          <w:sz w:val="25"/>
          <w:szCs w:val="25"/>
          <w:lang w:val="vi-VN"/>
        </w:rPr>
      </w:pPr>
      <w:r w:rsidRPr="00A5017A">
        <w:rPr>
          <w:rFonts w:ascii="Times New Roman" w:hAnsi="Times New Roman"/>
          <w:bCs/>
          <w:sz w:val="25"/>
          <w:szCs w:val="25"/>
          <w:lang w:val="vi-VN"/>
        </w:rPr>
        <w:t xml:space="preserve">2.2 </w:t>
      </w:r>
      <w:r w:rsidRPr="00A5017A">
        <w:rPr>
          <w:rFonts w:ascii="Times New Roman" w:hAnsi="Times New Roman"/>
          <w:bCs/>
          <w:sz w:val="25"/>
          <w:szCs w:val="25"/>
          <w:lang w:val="vi-VN"/>
        </w:rPr>
        <w:tab/>
      </w:r>
      <w:r w:rsidR="005D5CD8" w:rsidRPr="00A5017A">
        <w:rPr>
          <w:rFonts w:ascii="Times New Roman" w:hAnsi="Times New Roman"/>
          <w:bCs/>
          <w:sz w:val="25"/>
          <w:szCs w:val="25"/>
          <w:lang w:val="vi-VN"/>
        </w:rPr>
        <w:t xml:space="preserve">Thời hạn thanh toán: </w:t>
      </w:r>
    </w:p>
    <w:p w14:paraId="30EB12BE" w14:textId="35BD9C02" w:rsidR="005267A9" w:rsidRPr="00A5017A" w:rsidRDefault="005D5CD8" w:rsidP="005213B0">
      <w:pPr>
        <w:spacing w:before="120" w:after="120" w:line="288" w:lineRule="auto"/>
        <w:ind w:firstLine="720"/>
        <w:jc w:val="both"/>
        <w:rPr>
          <w:rFonts w:ascii="Times New Roman" w:hAnsi="Times New Roman"/>
          <w:sz w:val="25"/>
          <w:szCs w:val="25"/>
          <w:lang w:val="vi-VN"/>
        </w:rPr>
      </w:pPr>
      <w:r w:rsidRPr="00A5017A">
        <w:rPr>
          <w:rFonts w:ascii="Times New Roman" w:hAnsi="Times New Roman"/>
          <w:sz w:val="25"/>
          <w:szCs w:val="25"/>
          <w:lang w:val="vi-VN"/>
        </w:rPr>
        <w:t xml:space="preserve">Thanh </w:t>
      </w:r>
      <w:r w:rsidR="005267A9" w:rsidRPr="00A5017A">
        <w:rPr>
          <w:rFonts w:ascii="Times New Roman" w:hAnsi="Times New Roman"/>
          <w:sz w:val="25"/>
          <w:szCs w:val="25"/>
          <w:lang w:val="vi-VN"/>
        </w:rPr>
        <w:t>toán theo giai đoạn như sau:</w:t>
      </w:r>
    </w:p>
    <w:p w14:paraId="39358C9B" w14:textId="6E708693" w:rsidR="005267A9" w:rsidRPr="00A5017A" w:rsidRDefault="005267A9" w:rsidP="00BC0313">
      <w:pPr>
        <w:spacing w:before="120" w:after="120" w:line="288" w:lineRule="auto"/>
        <w:ind w:firstLine="720"/>
        <w:jc w:val="both"/>
        <w:rPr>
          <w:rFonts w:ascii="Times New Roman" w:hAnsi="Times New Roman"/>
          <w:sz w:val="25"/>
          <w:szCs w:val="25"/>
          <w:lang w:val="vi-VN"/>
        </w:rPr>
      </w:pPr>
      <w:commentRangeStart w:id="1"/>
      <w:r w:rsidRPr="00A5017A">
        <w:rPr>
          <w:rFonts w:ascii="Times New Roman" w:hAnsi="Times New Roman"/>
          <w:sz w:val="25"/>
          <w:szCs w:val="25"/>
          <w:lang w:val="vi-VN"/>
        </w:rPr>
        <w:t xml:space="preserve">- Giai đoạn </w:t>
      </w:r>
      <w:r w:rsidR="00C60F75" w:rsidRPr="00A5017A">
        <w:rPr>
          <w:rFonts w:ascii="Times New Roman" w:hAnsi="Times New Roman"/>
          <w:sz w:val="25"/>
          <w:szCs w:val="25"/>
          <w:lang w:val="vi-VN"/>
        </w:rPr>
        <w:t>1</w:t>
      </w:r>
      <w:r w:rsidRPr="00A5017A">
        <w:rPr>
          <w:rFonts w:ascii="Times New Roman" w:hAnsi="Times New Roman"/>
          <w:sz w:val="25"/>
          <w:szCs w:val="25"/>
          <w:lang w:val="vi-VN"/>
        </w:rPr>
        <w:t xml:space="preserve">: </w:t>
      </w:r>
      <w:ins w:id="2" w:author="DELL" w:date="2026-05-05T16:01:00Z">
        <w:r w:rsidR="0088118A">
          <w:rPr>
            <w:rFonts w:ascii="Times New Roman" w:hAnsi="Times New Roman"/>
            <w:sz w:val="25"/>
            <w:szCs w:val="25"/>
          </w:rPr>
          <w:t xml:space="preserve">Căn cứ biên bản nghiệm </w:t>
        </w:r>
      </w:ins>
      <w:ins w:id="3" w:author="DELL" w:date="2026-05-05T16:04:00Z">
        <w:r w:rsidR="0088118A">
          <w:rPr>
            <w:rFonts w:ascii="Times New Roman" w:hAnsi="Times New Roman"/>
            <w:sz w:val="25"/>
            <w:szCs w:val="25"/>
          </w:rPr>
          <w:t>hoàn thành 60% khối lượng công việc</w:t>
        </w:r>
      </w:ins>
      <w:ins w:id="4" w:author="DELL" w:date="2026-05-05T16:01:00Z">
        <w:r w:rsidR="0088118A">
          <w:rPr>
            <w:rFonts w:ascii="Times New Roman" w:hAnsi="Times New Roman"/>
            <w:sz w:val="25"/>
            <w:szCs w:val="25"/>
          </w:rPr>
          <w:t xml:space="preserve">, Bên A </w:t>
        </w:r>
      </w:ins>
      <w:del w:id="5" w:author="DELL" w:date="2026-05-05T16:02:00Z">
        <w:r w:rsidRPr="00A5017A" w:rsidDel="0088118A">
          <w:rPr>
            <w:rFonts w:ascii="Times New Roman" w:hAnsi="Times New Roman"/>
            <w:sz w:val="25"/>
            <w:szCs w:val="25"/>
            <w:lang w:val="vi-VN"/>
          </w:rPr>
          <w:delText>T</w:delText>
        </w:r>
      </w:del>
      <w:ins w:id="6" w:author="DELL" w:date="2026-05-05T16:02:00Z">
        <w:r w:rsidR="0088118A">
          <w:rPr>
            <w:rFonts w:ascii="Times New Roman" w:hAnsi="Times New Roman"/>
            <w:sz w:val="25"/>
            <w:szCs w:val="25"/>
          </w:rPr>
          <w:t>t</w:t>
        </w:r>
      </w:ins>
      <w:r w:rsidRPr="00A5017A">
        <w:rPr>
          <w:rFonts w:ascii="Times New Roman" w:hAnsi="Times New Roman"/>
          <w:sz w:val="25"/>
          <w:szCs w:val="25"/>
          <w:lang w:val="vi-VN"/>
        </w:rPr>
        <w:t>hanh toán</w:t>
      </w:r>
      <w:r w:rsidR="003D7B25" w:rsidRPr="00A5017A">
        <w:rPr>
          <w:rFonts w:ascii="Times New Roman" w:hAnsi="Times New Roman"/>
          <w:sz w:val="25"/>
          <w:szCs w:val="25"/>
          <w:lang w:val="vi-VN"/>
        </w:rPr>
        <w:t xml:space="preserve"> số tiền </w:t>
      </w:r>
      <w:del w:id="7" w:author="DELL" w:date="2026-05-05T16:02:00Z">
        <w:r w:rsidR="00C60F75" w:rsidRPr="00A5017A" w:rsidDel="0088118A">
          <w:rPr>
            <w:rFonts w:ascii="Times New Roman" w:hAnsi="Times New Roman"/>
            <w:b/>
            <w:bCs/>
            <w:sz w:val="25"/>
            <w:szCs w:val="25"/>
            <w:lang w:val="vi-VN"/>
          </w:rPr>
          <w:delText>475</w:delText>
        </w:r>
      </w:del>
      <w:ins w:id="8" w:author="DELL" w:date="2026-05-05T16:02:00Z">
        <w:r w:rsidR="0088118A">
          <w:rPr>
            <w:rFonts w:ascii="Times New Roman" w:hAnsi="Times New Roman"/>
            <w:b/>
            <w:bCs/>
            <w:sz w:val="25"/>
            <w:szCs w:val="25"/>
          </w:rPr>
          <w:t>380</w:t>
        </w:r>
      </w:ins>
      <w:r w:rsidR="00BC0313" w:rsidRPr="00A5017A">
        <w:rPr>
          <w:rFonts w:ascii="Times New Roman" w:hAnsi="Times New Roman"/>
          <w:b/>
          <w:bCs/>
          <w:sz w:val="25"/>
          <w:szCs w:val="25"/>
          <w:lang w:val="vi-VN"/>
        </w:rPr>
        <w:t>.000.000 VND</w:t>
      </w:r>
      <w:r w:rsidR="00BC0313" w:rsidRPr="00A5017A">
        <w:rPr>
          <w:rFonts w:ascii="Times New Roman" w:hAnsi="Times New Roman"/>
          <w:sz w:val="25"/>
          <w:szCs w:val="25"/>
          <w:lang w:val="vi-VN"/>
        </w:rPr>
        <w:t xml:space="preserve"> bằng</w:t>
      </w:r>
      <w:r w:rsidR="00BC0313" w:rsidRPr="00A5017A">
        <w:rPr>
          <w:rFonts w:ascii="Times New Roman" w:hAnsi="Times New Roman"/>
          <w:b/>
          <w:bCs/>
          <w:sz w:val="25"/>
          <w:szCs w:val="25"/>
          <w:lang w:val="vi-VN"/>
        </w:rPr>
        <w:t xml:space="preserve"> </w:t>
      </w:r>
      <w:del w:id="9" w:author="DELL" w:date="2026-05-05T16:02:00Z">
        <w:r w:rsidR="00BC0313" w:rsidRPr="00A5017A" w:rsidDel="0088118A">
          <w:rPr>
            <w:rFonts w:ascii="Times New Roman" w:hAnsi="Times New Roman"/>
            <w:sz w:val="25"/>
            <w:szCs w:val="25"/>
            <w:lang w:val="vi-VN"/>
          </w:rPr>
          <w:delText>50</w:delText>
        </w:r>
      </w:del>
      <w:ins w:id="10" w:author="DELL" w:date="2026-05-05T16:02:00Z">
        <w:r w:rsidR="0088118A">
          <w:rPr>
            <w:rFonts w:ascii="Times New Roman" w:hAnsi="Times New Roman"/>
            <w:sz w:val="25"/>
            <w:szCs w:val="25"/>
          </w:rPr>
          <w:t>4</w:t>
        </w:r>
        <w:r w:rsidR="0088118A" w:rsidRPr="00A5017A">
          <w:rPr>
            <w:rFonts w:ascii="Times New Roman" w:hAnsi="Times New Roman"/>
            <w:sz w:val="25"/>
            <w:szCs w:val="25"/>
            <w:lang w:val="vi-VN"/>
          </w:rPr>
          <w:t>0</w:t>
        </w:r>
      </w:ins>
      <w:r w:rsidR="00BC0313" w:rsidRPr="00A5017A">
        <w:rPr>
          <w:rFonts w:ascii="Times New Roman" w:hAnsi="Times New Roman"/>
          <w:sz w:val="25"/>
          <w:szCs w:val="25"/>
          <w:lang w:val="vi-VN"/>
        </w:rPr>
        <w:t>% tổng giá trị hợp đồng</w:t>
      </w:r>
      <w:r w:rsidR="003D7B25" w:rsidRPr="00A5017A">
        <w:rPr>
          <w:rFonts w:ascii="Times New Roman" w:hAnsi="Times New Roman"/>
          <w:sz w:val="25"/>
          <w:szCs w:val="25"/>
          <w:lang w:val="vi-VN"/>
        </w:rPr>
        <w:t>,</w:t>
      </w:r>
      <w:r w:rsidR="00BC0313" w:rsidRPr="00A5017A">
        <w:rPr>
          <w:rFonts w:ascii="Times New Roman" w:hAnsi="Times New Roman"/>
          <w:sz w:val="25"/>
          <w:szCs w:val="25"/>
          <w:lang w:val="vi-VN"/>
        </w:rPr>
        <w:t xml:space="preserve"> </w:t>
      </w:r>
      <w:r w:rsidRPr="00A5017A">
        <w:rPr>
          <w:rFonts w:ascii="Times New Roman" w:hAnsi="Times New Roman"/>
          <w:sz w:val="25"/>
          <w:szCs w:val="25"/>
          <w:lang w:val="vi-VN"/>
        </w:rPr>
        <w:t xml:space="preserve">không quá 15 (mười lăm) ngày kể từ </w:t>
      </w:r>
      <w:r w:rsidR="00BC0313" w:rsidRPr="00A5017A">
        <w:rPr>
          <w:rFonts w:ascii="Times New Roman" w:hAnsi="Times New Roman"/>
          <w:sz w:val="25"/>
          <w:szCs w:val="25"/>
          <w:lang w:val="vi-VN"/>
        </w:rPr>
        <w:t>ngày hoàn thành khối lượng công việc được mô tả ở Phụ lục 1, Mục 6 ;  đạt tiến độ dự án 60%.</w:t>
      </w:r>
    </w:p>
    <w:p w14:paraId="3903CBAC" w14:textId="3B0B6708" w:rsidR="005267A9" w:rsidRPr="00A5017A" w:rsidRDefault="005267A9" w:rsidP="00BC0313">
      <w:pPr>
        <w:spacing w:before="120" w:after="120" w:line="288" w:lineRule="auto"/>
        <w:ind w:firstLine="720"/>
        <w:jc w:val="both"/>
        <w:rPr>
          <w:rFonts w:ascii="Times New Roman" w:hAnsi="Times New Roman"/>
          <w:sz w:val="25"/>
          <w:szCs w:val="25"/>
          <w:lang w:val="vi-VN"/>
        </w:rPr>
      </w:pPr>
      <w:r w:rsidRPr="00A5017A">
        <w:rPr>
          <w:rFonts w:ascii="Times New Roman" w:hAnsi="Times New Roman"/>
          <w:sz w:val="25"/>
          <w:szCs w:val="25"/>
          <w:lang w:val="vi-VN"/>
        </w:rPr>
        <w:t xml:space="preserve">- Giai đoạn </w:t>
      </w:r>
      <w:r w:rsidR="00C60F75" w:rsidRPr="00A5017A">
        <w:rPr>
          <w:rFonts w:ascii="Times New Roman" w:hAnsi="Times New Roman"/>
          <w:sz w:val="25"/>
          <w:szCs w:val="25"/>
          <w:lang w:val="vi-VN"/>
        </w:rPr>
        <w:t>2</w:t>
      </w:r>
      <w:r w:rsidRPr="00A5017A">
        <w:rPr>
          <w:rFonts w:ascii="Times New Roman" w:hAnsi="Times New Roman"/>
          <w:sz w:val="25"/>
          <w:szCs w:val="25"/>
          <w:lang w:val="vi-VN"/>
        </w:rPr>
        <w:t xml:space="preserve">: </w:t>
      </w:r>
      <w:ins w:id="11" w:author="DELL" w:date="2026-05-05T16:03:00Z">
        <w:r w:rsidR="0088118A">
          <w:rPr>
            <w:rFonts w:ascii="Times New Roman" w:hAnsi="Times New Roman"/>
            <w:sz w:val="25"/>
            <w:szCs w:val="25"/>
          </w:rPr>
          <w:t>Căn cứ biên bản nghiệm thu</w:t>
        </w:r>
      </w:ins>
      <w:ins w:id="12" w:author="DELL" w:date="2026-05-05T16:05:00Z">
        <w:r w:rsidR="0088118A">
          <w:rPr>
            <w:rFonts w:ascii="Times New Roman" w:hAnsi="Times New Roman"/>
            <w:sz w:val="25"/>
            <w:szCs w:val="25"/>
          </w:rPr>
          <w:t xml:space="preserve"> hoàn thành 95% khối lượng công việc, Bên A</w:t>
        </w:r>
      </w:ins>
      <w:del w:id="13" w:author="DELL" w:date="2026-05-05T16:05:00Z">
        <w:r w:rsidR="00BC0313" w:rsidRPr="00A5017A" w:rsidDel="0088118A">
          <w:rPr>
            <w:rFonts w:ascii="Times New Roman" w:hAnsi="Times New Roman"/>
            <w:sz w:val="25"/>
            <w:szCs w:val="25"/>
            <w:lang w:val="vi-VN"/>
          </w:rPr>
          <w:delText>T</w:delText>
        </w:r>
      </w:del>
      <w:ins w:id="14" w:author="DELL" w:date="2026-05-05T16:05:00Z">
        <w:r w:rsidR="0088118A">
          <w:rPr>
            <w:rFonts w:ascii="Times New Roman" w:hAnsi="Times New Roman"/>
            <w:sz w:val="25"/>
            <w:szCs w:val="25"/>
          </w:rPr>
          <w:t xml:space="preserve"> t</w:t>
        </w:r>
      </w:ins>
      <w:r w:rsidR="00BC0313" w:rsidRPr="00A5017A">
        <w:rPr>
          <w:rFonts w:ascii="Times New Roman" w:hAnsi="Times New Roman"/>
          <w:sz w:val="25"/>
          <w:szCs w:val="25"/>
          <w:lang w:val="vi-VN"/>
        </w:rPr>
        <w:t xml:space="preserve">hanh toán số tiền </w:t>
      </w:r>
      <w:r w:rsidR="003D6816" w:rsidRPr="00A5017A">
        <w:rPr>
          <w:rFonts w:ascii="Times New Roman" w:hAnsi="Times New Roman"/>
          <w:b/>
          <w:bCs/>
          <w:sz w:val="25"/>
          <w:szCs w:val="25"/>
          <w:lang w:val="vi-VN"/>
        </w:rPr>
        <w:t>285</w:t>
      </w:r>
      <w:r w:rsidR="00BC0313" w:rsidRPr="00A5017A">
        <w:rPr>
          <w:rFonts w:ascii="Times New Roman" w:hAnsi="Times New Roman"/>
          <w:b/>
          <w:bCs/>
          <w:sz w:val="25"/>
          <w:szCs w:val="25"/>
          <w:lang w:val="vi-VN"/>
        </w:rPr>
        <w:t>.</w:t>
      </w:r>
      <w:r w:rsidR="00C974F5" w:rsidRPr="00A5017A">
        <w:rPr>
          <w:rFonts w:ascii="Times New Roman" w:hAnsi="Times New Roman"/>
          <w:b/>
          <w:bCs/>
          <w:sz w:val="25"/>
          <w:szCs w:val="25"/>
          <w:lang w:val="vi-VN"/>
        </w:rPr>
        <w:t>0</w:t>
      </w:r>
      <w:r w:rsidR="00BC0313" w:rsidRPr="00A5017A">
        <w:rPr>
          <w:rFonts w:ascii="Times New Roman" w:hAnsi="Times New Roman"/>
          <w:b/>
          <w:bCs/>
          <w:sz w:val="25"/>
          <w:szCs w:val="25"/>
          <w:lang w:val="vi-VN"/>
        </w:rPr>
        <w:t xml:space="preserve">00.000 VND </w:t>
      </w:r>
      <w:r w:rsidR="00BC0313" w:rsidRPr="00A5017A">
        <w:rPr>
          <w:rFonts w:ascii="Times New Roman" w:hAnsi="Times New Roman"/>
          <w:sz w:val="25"/>
          <w:szCs w:val="25"/>
          <w:lang w:val="vi-VN"/>
        </w:rPr>
        <w:t>bằng</w:t>
      </w:r>
      <w:r w:rsidR="00BC0313" w:rsidRPr="00A5017A">
        <w:rPr>
          <w:rFonts w:ascii="Times New Roman" w:hAnsi="Times New Roman"/>
          <w:b/>
          <w:bCs/>
          <w:sz w:val="25"/>
          <w:szCs w:val="25"/>
          <w:lang w:val="vi-VN"/>
        </w:rPr>
        <w:t xml:space="preserve"> </w:t>
      </w:r>
      <w:r w:rsidR="00BC0313" w:rsidRPr="00A5017A">
        <w:rPr>
          <w:rFonts w:ascii="Times New Roman" w:hAnsi="Times New Roman"/>
          <w:sz w:val="25"/>
          <w:szCs w:val="25"/>
          <w:lang w:val="vi-VN"/>
        </w:rPr>
        <w:t>3</w:t>
      </w:r>
      <w:r w:rsidR="003D6816" w:rsidRPr="00A5017A">
        <w:rPr>
          <w:rFonts w:ascii="Times New Roman" w:hAnsi="Times New Roman"/>
          <w:sz w:val="25"/>
          <w:szCs w:val="25"/>
          <w:lang w:val="vi-VN"/>
        </w:rPr>
        <w:t>0</w:t>
      </w:r>
      <w:r w:rsidR="00BC0313" w:rsidRPr="00A5017A">
        <w:rPr>
          <w:rFonts w:ascii="Times New Roman" w:hAnsi="Times New Roman"/>
          <w:sz w:val="25"/>
          <w:szCs w:val="25"/>
          <w:lang w:val="vi-VN"/>
        </w:rPr>
        <w:t>% tổng giá trị hợp đồng, không quá 15 (mười lăm) ngày kể từ ngày hoàn thành khối lượng công việc được mô tả ở Phụ lục 1, Mục 6 ; đạt tiến độ dự án 95%.</w:t>
      </w:r>
    </w:p>
    <w:p w14:paraId="16A06447" w14:textId="4902C059" w:rsidR="003D7B25" w:rsidRPr="00A5017A" w:rsidRDefault="005267A9" w:rsidP="005213B0">
      <w:pPr>
        <w:spacing w:before="120" w:after="120" w:line="288" w:lineRule="auto"/>
        <w:ind w:firstLine="720"/>
        <w:jc w:val="both"/>
        <w:rPr>
          <w:rFonts w:ascii="Times New Roman" w:hAnsi="Times New Roman"/>
          <w:sz w:val="25"/>
          <w:szCs w:val="25"/>
          <w:lang w:val="vi-VN"/>
        </w:rPr>
      </w:pPr>
      <w:r w:rsidRPr="00A5017A">
        <w:rPr>
          <w:rFonts w:ascii="Times New Roman" w:hAnsi="Times New Roman"/>
          <w:sz w:val="25"/>
          <w:szCs w:val="25"/>
          <w:lang w:val="vi-VN"/>
        </w:rPr>
        <w:t xml:space="preserve">- Giai đoạn </w:t>
      </w:r>
      <w:r w:rsidR="000267AA">
        <w:rPr>
          <w:rFonts w:ascii="Times New Roman" w:hAnsi="Times New Roman"/>
          <w:sz w:val="25"/>
          <w:szCs w:val="25"/>
          <w:lang w:val="vi-VN"/>
        </w:rPr>
        <w:t>3</w:t>
      </w:r>
      <w:r w:rsidRPr="00A5017A">
        <w:rPr>
          <w:rFonts w:ascii="Times New Roman" w:hAnsi="Times New Roman"/>
          <w:sz w:val="25"/>
          <w:szCs w:val="25"/>
          <w:lang w:val="vi-VN"/>
        </w:rPr>
        <w:t>:</w:t>
      </w:r>
      <w:ins w:id="15" w:author="DELL" w:date="2026-05-05T16:06:00Z">
        <w:r w:rsidR="0088118A">
          <w:rPr>
            <w:rFonts w:ascii="Times New Roman" w:hAnsi="Times New Roman"/>
            <w:sz w:val="25"/>
            <w:szCs w:val="25"/>
          </w:rPr>
          <w:t xml:space="preserve"> Căn cứ biên bản nghiệm thu hoàn thành 100% khối lượng công việc, Bên A</w:t>
        </w:r>
      </w:ins>
      <w:r w:rsidRPr="00A5017A">
        <w:rPr>
          <w:rFonts w:ascii="Times New Roman" w:hAnsi="Times New Roman"/>
          <w:sz w:val="25"/>
          <w:szCs w:val="25"/>
          <w:lang w:val="vi-VN"/>
        </w:rPr>
        <w:t xml:space="preserve"> </w:t>
      </w:r>
      <w:del w:id="16" w:author="DELL" w:date="2026-05-05T16:07:00Z">
        <w:r w:rsidR="00BC0313" w:rsidRPr="00A5017A" w:rsidDel="0088118A">
          <w:rPr>
            <w:rFonts w:ascii="Times New Roman" w:hAnsi="Times New Roman"/>
            <w:sz w:val="25"/>
            <w:szCs w:val="25"/>
            <w:lang w:val="vi-VN"/>
          </w:rPr>
          <w:delText>T</w:delText>
        </w:r>
      </w:del>
      <w:ins w:id="17" w:author="DELL" w:date="2026-05-05T16:07:00Z">
        <w:r w:rsidR="0088118A">
          <w:rPr>
            <w:rFonts w:ascii="Times New Roman" w:hAnsi="Times New Roman"/>
            <w:sz w:val="25"/>
            <w:szCs w:val="25"/>
          </w:rPr>
          <w:t>t</w:t>
        </w:r>
      </w:ins>
      <w:r w:rsidR="00BC0313" w:rsidRPr="00A5017A">
        <w:rPr>
          <w:rFonts w:ascii="Times New Roman" w:hAnsi="Times New Roman"/>
          <w:sz w:val="25"/>
          <w:szCs w:val="25"/>
          <w:lang w:val="vi-VN"/>
        </w:rPr>
        <w:t>hanh toán số tiền</w:t>
      </w:r>
      <w:del w:id="18" w:author="DELL" w:date="2026-05-05T16:07:00Z">
        <w:r w:rsidR="00BC0313" w:rsidRPr="00A5017A" w:rsidDel="0088118A">
          <w:rPr>
            <w:rFonts w:ascii="Times New Roman" w:hAnsi="Times New Roman"/>
            <w:sz w:val="25"/>
            <w:szCs w:val="25"/>
            <w:lang w:val="vi-VN"/>
          </w:rPr>
          <w:delText xml:space="preserve"> </w:delText>
        </w:r>
        <w:r w:rsidR="003D6816" w:rsidRPr="00A5017A" w:rsidDel="0088118A">
          <w:rPr>
            <w:rFonts w:ascii="Times New Roman" w:hAnsi="Times New Roman"/>
            <w:b/>
            <w:bCs/>
            <w:sz w:val="25"/>
            <w:szCs w:val="25"/>
            <w:lang w:val="vi-VN"/>
          </w:rPr>
          <w:delText>190</w:delText>
        </w:r>
      </w:del>
      <w:ins w:id="19" w:author="DELL" w:date="2026-05-05T16:07:00Z">
        <w:r w:rsidR="0088118A">
          <w:rPr>
            <w:rFonts w:ascii="Times New Roman" w:hAnsi="Times New Roman"/>
            <w:b/>
            <w:bCs/>
            <w:sz w:val="25"/>
            <w:szCs w:val="25"/>
          </w:rPr>
          <w:t>285</w:t>
        </w:r>
      </w:ins>
      <w:r w:rsidR="00BC0313" w:rsidRPr="00A5017A">
        <w:rPr>
          <w:rFonts w:ascii="Times New Roman" w:hAnsi="Times New Roman"/>
          <w:b/>
          <w:bCs/>
          <w:sz w:val="25"/>
          <w:szCs w:val="25"/>
          <w:lang w:val="vi-VN"/>
        </w:rPr>
        <w:t xml:space="preserve">.000.000 VND </w:t>
      </w:r>
      <w:r w:rsidR="00BC0313" w:rsidRPr="00A5017A">
        <w:rPr>
          <w:rFonts w:ascii="Times New Roman" w:hAnsi="Times New Roman"/>
          <w:sz w:val="25"/>
          <w:szCs w:val="25"/>
          <w:lang w:val="vi-VN"/>
        </w:rPr>
        <w:t>bằng</w:t>
      </w:r>
      <w:r w:rsidR="00BC0313" w:rsidRPr="00A5017A">
        <w:rPr>
          <w:rFonts w:ascii="Times New Roman" w:hAnsi="Times New Roman"/>
          <w:b/>
          <w:bCs/>
          <w:sz w:val="25"/>
          <w:szCs w:val="25"/>
          <w:lang w:val="vi-VN"/>
        </w:rPr>
        <w:t xml:space="preserve"> </w:t>
      </w:r>
      <w:del w:id="20" w:author="DELL" w:date="2026-05-05T16:07:00Z">
        <w:r w:rsidR="003D6816" w:rsidRPr="00A5017A" w:rsidDel="0088118A">
          <w:rPr>
            <w:rFonts w:ascii="Times New Roman" w:hAnsi="Times New Roman"/>
            <w:sz w:val="25"/>
            <w:szCs w:val="25"/>
            <w:lang w:val="vi-VN"/>
          </w:rPr>
          <w:delText>2</w:delText>
        </w:r>
      </w:del>
      <w:ins w:id="21" w:author="DELL" w:date="2026-05-05T16:07:00Z">
        <w:r w:rsidR="0088118A">
          <w:rPr>
            <w:rFonts w:ascii="Times New Roman" w:hAnsi="Times New Roman"/>
            <w:sz w:val="25"/>
            <w:szCs w:val="25"/>
          </w:rPr>
          <w:t>3</w:t>
        </w:r>
      </w:ins>
      <w:r w:rsidR="00BC0313" w:rsidRPr="00A5017A">
        <w:rPr>
          <w:rFonts w:ascii="Times New Roman" w:hAnsi="Times New Roman"/>
          <w:sz w:val="25"/>
          <w:szCs w:val="25"/>
          <w:lang w:val="vi-VN"/>
        </w:rPr>
        <w:t>0% tổng giá trị hợp đồng, không quá 15 (mười lăm) ngày kể từ ngày hoàn thành khối lượng công việc được mô tả ở Phụ lục 1, Mục 6 ; đạt tiến độ dự án 100%.</w:t>
      </w:r>
      <w:commentRangeEnd w:id="1"/>
      <w:r w:rsidR="009657AA" w:rsidRPr="00A5017A">
        <w:rPr>
          <w:rStyle w:val="CommentReference"/>
          <w:rFonts w:ascii="Times New Roman" w:hAnsi="Times New Roman"/>
          <w:sz w:val="25"/>
          <w:szCs w:val="25"/>
          <w:lang w:val="vi-VN"/>
        </w:rPr>
        <w:commentReference w:id="1"/>
      </w:r>
    </w:p>
    <w:p w14:paraId="6580E410" w14:textId="6C4F5BBC" w:rsidR="005D5CD8" w:rsidRPr="00A5017A" w:rsidRDefault="005213B0" w:rsidP="005213B0">
      <w:pPr>
        <w:spacing w:before="120" w:after="120" w:line="288" w:lineRule="auto"/>
        <w:jc w:val="both"/>
        <w:rPr>
          <w:rFonts w:ascii="Times New Roman" w:hAnsi="Times New Roman"/>
          <w:sz w:val="25"/>
          <w:szCs w:val="25"/>
          <w:lang w:val="vi-VN"/>
        </w:rPr>
      </w:pPr>
      <w:r w:rsidRPr="00A5017A">
        <w:rPr>
          <w:rFonts w:ascii="Times New Roman" w:hAnsi="Times New Roman"/>
          <w:bCs/>
          <w:sz w:val="25"/>
          <w:szCs w:val="25"/>
          <w:lang w:val="vi-VN"/>
        </w:rPr>
        <w:t>2.3</w:t>
      </w:r>
      <w:r w:rsidRPr="00A5017A">
        <w:rPr>
          <w:rFonts w:ascii="Times New Roman" w:hAnsi="Times New Roman"/>
          <w:bCs/>
          <w:sz w:val="25"/>
          <w:szCs w:val="25"/>
          <w:lang w:val="vi-VN"/>
        </w:rPr>
        <w:tab/>
      </w:r>
      <w:r w:rsidR="005D5CD8" w:rsidRPr="00A5017A">
        <w:rPr>
          <w:rFonts w:ascii="Times New Roman" w:hAnsi="Times New Roman"/>
          <w:bCs/>
          <w:sz w:val="25"/>
          <w:szCs w:val="25"/>
          <w:lang w:val="vi-VN"/>
        </w:rPr>
        <w:t>Phương thức thanh toán:</w:t>
      </w:r>
      <w:r w:rsidR="005D5CD8" w:rsidRPr="00A5017A">
        <w:rPr>
          <w:rFonts w:ascii="Times New Roman" w:hAnsi="Times New Roman"/>
          <w:b/>
          <w:sz w:val="25"/>
          <w:szCs w:val="25"/>
          <w:lang w:val="vi-VN"/>
        </w:rPr>
        <w:t xml:space="preserve"> </w:t>
      </w:r>
      <w:r w:rsidR="005D5CD8" w:rsidRPr="00A5017A">
        <w:rPr>
          <w:rFonts w:ascii="Times New Roman" w:hAnsi="Times New Roman"/>
          <w:sz w:val="25"/>
          <w:szCs w:val="25"/>
          <w:lang w:val="vi-VN"/>
        </w:rPr>
        <w:t xml:space="preserve">Thanh toán bằng chuyển khoản. </w:t>
      </w:r>
    </w:p>
    <w:p w14:paraId="1CBA35E5" w14:textId="77777777" w:rsidR="005D5CD8" w:rsidRPr="00A5017A" w:rsidRDefault="005D5CD8" w:rsidP="005213B0">
      <w:pPr>
        <w:spacing w:before="120" w:after="120" w:line="288" w:lineRule="auto"/>
        <w:ind w:firstLine="720"/>
        <w:jc w:val="both"/>
        <w:rPr>
          <w:rFonts w:ascii="Times New Roman" w:hAnsi="Times New Roman"/>
          <w:sz w:val="25"/>
          <w:szCs w:val="25"/>
          <w:lang w:val="vi-VN"/>
        </w:rPr>
      </w:pPr>
      <w:r w:rsidRPr="00A5017A">
        <w:rPr>
          <w:rFonts w:ascii="Times New Roman" w:hAnsi="Times New Roman"/>
          <w:sz w:val="25"/>
          <w:szCs w:val="25"/>
          <w:lang w:val="vi-VN"/>
        </w:rPr>
        <w:t>Thông tin chủ tài khoản:</w:t>
      </w:r>
    </w:p>
    <w:p w14:paraId="2EB2643D" w14:textId="77777777" w:rsidR="005D5CD8" w:rsidRPr="00A5017A" w:rsidRDefault="005D5CD8" w:rsidP="005D5CD8">
      <w:pPr>
        <w:tabs>
          <w:tab w:val="left" w:pos="1120"/>
        </w:tabs>
        <w:spacing w:before="120"/>
        <w:ind w:leftChars="300" w:left="840"/>
        <w:rPr>
          <w:rFonts w:ascii="Times New Roman" w:hAnsi="Times New Roman"/>
          <w:bCs/>
          <w:sz w:val="25"/>
          <w:szCs w:val="25"/>
          <w:lang w:val="vi-VN"/>
        </w:rPr>
      </w:pPr>
      <w:r w:rsidRPr="00A5017A">
        <w:rPr>
          <w:rFonts w:ascii="Times New Roman" w:hAnsi="Times New Roman"/>
          <w:bCs/>
          <w:sz w:val="25"/>
          <w:szCs w:val="25"/>
          <w:lang w:val="vi-VN"/>
        </w:rPr>
        <w:t>- Công ty Cổ phần Công Nghệ VB</w:t>
      </w:r>
    </w:p>
    <w:p w14:paraId="0CBC4E08" w14:textId="786577EC" w:rsidR="005D5CD8" w:rsidRPr="00A5017A" w:rsidRDefault="005D5CD8" w:rsidP="005D5CD8">
      <w:pPr>
        <w:tabs>
          <w:tab w:val="left" w:pos="1120"/>
        </w:tabs>
        <w:spacing w:before="120"/>
        <w:ind w:leftChars="300" w:left="840"/>
        <w:rPr>
          <w:rFonts w:ascii="Times New Roman" w:hAnsi="Times New Roman"/>
          <w:sz w:val="25"/>
          <w:szCs w:val="25"/>
          <w:lang w:val="vi-VN"/>
        </w:rPr>
      </w:pPr>
      <w:r w:rsidRPr="00A5017A">
        <w:rPr>
          <w:rFonts w:ascii="Times New Roman" w:hAnsi="Times New Roman"/>
          <w:sz w:val="25"/>
          <w:szCs w:val="25"/>
          <w:lang w:val="vi-VN"/>
        </w:rPr>
        <w:t xml:space="preserve">- </w:t>
      </w:r>
      <w:r w:rsidRPr="00A5017A">
        <w:rPr>
          <w:rFonts w:ascii="Times New Roman" w:hAnsi="Times New Roman"/>
          <w:bCs/>
          <w:sz w:val="25"/>
          <w:szCs w:val="25"/>
          <w:lang w:val="vi-VN"/>
        </w:rPr>
        <w:t xml:space="preserve">Tài </w:t>
      </w:r>
      <w:r w:rsidRPr="00A5017A">
        <w:rPr>
          <w:rFonts w:ascii="Times New Roman" w:hAnsi="Times New Roman"/>
          <w:sz w:val="25"/>
          <w:szCs w:val="25"/>
          <w:lang w:val="vi-VN"/>
        </w:rPr>
        <w:t xml:space="preserve">khoản số: </w:t>
      </w:r>
      <w:r w:rsidR="005267A9" w:rsidRPr="00A5017A">
        <w:rPr>
          <w:rFonts w:ascii="Times New Roman" w:hAnsi="Times New Roman"/>
          <w:sz w:val="25"/>
          <w:szCs w:val="25"/>
          <w:lang w:val="vi-VN"/>
        </w:rPr>
        <w:t>3100055568</w:t>
      </w:r>
    </w:p>
    <w:p w14:paraId="2F0A4287" w14:textId="77777777" w:rsidR="005D5CD8" w:rsidRPr="00A5017A" w:rsidRDefault="005D5CD8" w:rsidP="005D5CD8">
      <w:pPr>
        <w:tabs>
          <w:tab w:val="left" w:pos="1120"/>
        </w:tabs>
        <w:spacing w:before="120"/>
        <w:ind w:leftChars="300" w:left="840"/>
        <w:rPr>
          <w:rFonts w:ascii="Times New Roman" w:hAnsi="Times New Roman"/>
          <w:sz w:val="25"/>
          <w:szCs w:val="25"/>
          <w:lang w:val="vi-VN"/>
        </w:rPr>
      </w:pPr>
      <w:r w:rsidRPr="00A5017A">
        <w:rPr>
          <w:rFonts w:ascii="Times New Roman" w:hAnsi="Times New Roman"/>
          <w:sz w:val="25"/>
          <w:szCs w:val="25"/>
          <w:lang w:val="vi-VN"/>
        </w:rPr>
        <w:lastRenderedPageBreak/>
        <w:t>- Tại: Ngân hàng TMCP Đầu tư và Phát triển Việt Nam-CN TP Hồ Chí Minh</w:t>
      </w:r>
    </w:p>
    <w:p w14:paraId="77C9B3B6" w14:textId="77777777" w:rsidR="005267A9" w:rsidRPr="00A5017A" w:rsidRDefault="005267A9" w:rsidP="005D5CD8">
      <w:pPr>
        <w:tabs>
          <w:tab w:val="left" w:pos="1120"/>
        </w:tabs>
        <w:spacing w:before="120"/>
        <w:ind w:leftChars="300" w:left="840"/>
        <w:rPr>
          <w:rFonts w:ascii="Times New Roman" w:hAnsi="Times New Roman"/>
          <w:sz w:val="25"/>
          <w:szCs w:val="25"/>
          <w:lang w:val="vi-VN"/>
        </w:rPr>
      </w:pPr>
    </w:p>
    <w:p w14:paraId="37A702AB" w14:textId="10FF7BF1" w:rsidR="005D5CD8" w:rsidRPr="00A5017A" w:rsidRDefault="005D5CD8" w:rsidP="005D5CD8">
      <w:pPr>
        <w:spacing w:before="120" w:after="120" w:line="288" w:lineRule="auto"/>
        <w:jc w:val="both"/>
        <w:rPr>
          <w:rFonts w:ascii="Times New Roman" w:hAnsi="Times New Roman"/>
          <w:b/>
          <w:sz w:val="25"/>
          <w:szCs w:val="25"/>
          <w:lang w:val="vi-VN"/>
        </w:rPr>
      </w:pPr>
      <w:r w:rsidRPr="00A5017A">
        <w:rPr>
          <w:rFonts w:ascii="Times New Roman" w:hAnsi="Times New Roman"/>
          <w:b/>
          <w:sz w:val="25"/>
          <w:szCs w:val="25"/>
          <w:lang w:val="vi-VN"/>
        </w:rPr>
        <w:t>ĐIỀU 3:</w:t>
      </w:r>
      <w:r w:rsidR="00C60474" w:rsidRPr="00A5017A">
        <w:rPr>
          <w:rFonts w:ascii="Times New Roman" w:hAnsi="Times New Roman"/>
          <w:b/>
          <w:sz w:val="25"/>
          <w:szCs w:val="25"/>
          <w:lang w:val="vi-VN"/>
        </w:rPr>
        <w:t xml:space="preserve"> GIAI ĐOẠN HOÀN THÀNH V</w:t>
      </w:r>
      <w:r w:rsidRPr="00A5017A">
        <w:rPr>
          <w:rFonts w:ascii="Times New Roman" w:hAnsi="Times New Roman"/>
          <w:b/>
          <w:sz w:val="25"/>
          <w:szCs w:val="25"/>
          <w:lang w:val="vi-VN"/>
        </w:rPr>
        <w:t>À BẢO HÀNH</w:t>
      </w:r>
    </w:p>
    <w:p w14:paraId="7994B76A" w14:textId="65851740" w:rsidR="00C60474" w:rsidRPr="00A5017A" w:rsidRDefault="00C60474" w:rsidP="00C60474">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3.1</w:t>
      </w:r>
      <w:r w:rsidRPr="00A5017A">
        <w:rPr>
          <w:rFonts w:ascii="Times New Roman" w:hAnsi="Times New Roman"/>
          <w:sz w:val="25"/>
          <w:szCs w:val="25"/>
          <w:lang w:val="vi-VN"/>
        </w:rPr>
        <w:tab/>
        <w:t xml:space="preserve">Dự án sẽ được thực hiện theo các giai đoạn </w:t>
      </w:r>
      <w:r w:rsidR="00BC0313" w:rsidRPr="00A5017A">
        <w:rPr>
          <w:rFonts w:ascii="Times New Roman" w:hAnsi="Times New Roman"/>
          <w:sz w:val="25"/>
          <w:szCs w:val="25"/>
          <w:lang w:val="vi-VN"/>
        </w:rPr>
        <w:t>được mô tả ở Phụ lục 1, Mục 6.</w:t>
      </w:r>
    </w:p>
    <w:p w14:paraId="2A22CAE5" w14:textId="736106FA" w:rsidR="00C60474" w:rsidRPr="00A5017A" w:rsidRDefault="00461CEE" w:rsidP="00461CEE">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3.2</w:t>
      </w:r>
      <w:r w:rsidRPr="00A5017A">
        <w:rPr>
          <w:rFonts w:ascii="Times New Roman" w:hAnsi="Times New Roman"/>
          <w:sz w:val="25"/>
          <w:szCs w:val="25"/>
          <w:lang w:val="vi-VN"/>
        </w:rPr>
        <w:tab/>
      </w:r>
      <w:r w:rsidR="00C60474" w:rsidRPr="00A5017A">
        <w:rPr>
          <w:rFonts w:ascii="Times New Roman" w:hAnsi="Times New Roman"/>
          <w:sz w:val="25"/>
          <w:szCs w:val="25"/>
          <w:lang w:val="vi-VN"/>
        </w:rPr>
        <w:t>Thời gian dự kiến hoàn thành: trong vòng 5 tháng kể từ ngày ký kết hợp đồng.</w:t>
      </w:r>
    </w:p>
    <w:p w14:paraId="65403F40" w14:textId="27984669" w:rsidR="00BC0313" w:rsidRPr="00A5017A" w:rsidRDefault="00BC0313" w:rsidP="00461CEE">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3.3</w:t>
      </w:r>
      <w:r w:rsidRPr="00A5017A">
        <w:rPr>
          <w:rFonts w:ascii="Times New Roman" w:hAnsi="Times New Roman"/>
          <w:sz w:val="25"/>
          <w:szCs w:val="25"/>
          <w:lang w:val="vi-VN"/>
        </w:rPr>
        <w:tab/>
        <w:t>Các sản phẩm bàn giao:</w:t>
      </w:r>
    </w:p>
    <w:p w14:paraId="7F8EC96F" w14:textId="1EAAD211"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FPGA bitstream</w:t>
      </w:r>
    </w:p>
    <w:p w14:paraId="119A4432" w14:textId="71AA61F0"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Software Driver</w:t>
      </w:r>
    </w:p>
    <w:p w14:paraId="0CA38C42" w14:textId="66E97353"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Code Verilog của phần mềm FPGA firmware</w:t>
      </w:r>
    </w:p>
    <w:p w14:paraId="54065ADF" w14:textId="24FA18C9"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 xml:space="preserve">Testbench </w:t>
      </w:r>
    </w:p>
    <w:p w14:paraId="724D5BB0" w14:textId="7551DD10"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Code C của Software Driver</w:t>
      </w:r>
    </w:p>
    <w:p w14:paraId="1C3F18C3" w14:textId="37FA6E65"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Môi trường Implementation</w:t>
      </w:r>
    </w:p>
    <w:p w14:paraId="110A5992" w14:textId="3D7C66DA"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Môi trường Simulation</w:t>
      </w:r>
    </w:p>
    <w:p w14:paraId="73D3F780" w14:textId="0513E23F"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Môi trường Software compilation</w:t>
      </w:r>
    </w:p>
    <w:p w14:paraId="564C9A72" w14:textId="09E68DE9"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liệu thiết kế</w:t>
      </w:r>
    </w:p>
    <w:p w14:paraId="3EC983A2" w14:textId="33F9B617"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liệu mô phỏng và kiểm thử</w:t>
      </w:r>
    </w:p>
    <w:p w14:paraId="1290287E" w14:textId="77777777"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liệu mô tả thanh ghi</w:t>
      </w:r>
    </w:p>
    <w:p w14:paraId="06EFFE59" w14:textId="0EA1F552" w:rsidR="00BC0313" w:rsidRPr="00A5017A" w:rsidRDefault="00BC0313"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nguyên FPGA sử dụng như FPGA part number, logic element, RAM</w:t>
      </w:r>
    </w:p>
    <w:p w14:paraId="30C7E653" w14:textId="3A445572" w:rsidR="003F550B" w:rsidRPr="00A5017A" w:rsidRDefault="003F550B" w:rsidP="00BC0313">
      <w:pPr>
        <w:pStyle w:val="ListParagraph"/>
        <w:widowControl w:val="0"/>
        <w:numPr>
          <w:ilvl w:val="0"/>
          <w:numId w:val="18"/>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liệu kiểm thử hệ thống</w:t>
      </w:r>
    </w:p>
    <w:p w14:paraId="03BC52DA" w14:textId="6E3A933A" w:rsidR="00BC0313" w:rsidRPr="00A5017A" w:rsidRDefault="00C60474" w:rsidP="00C60474">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3.</w:t>
      </w:r>
      <w:r w:rsidR="00BC0313" w:rsidRPr="00A5017A">
        <w:rPr>
          <w:rFonts w:ascii="Times New Roman" w:hAnsi="Times New Roman"/>
          <w:sz w:val="25"/>
          <w:szCs w:val="25"/>
          <w:lang w:val="vi-VN"/>
        </w:rPr>
        <w:t>4</w:t>
      </w:r>
      <w:r w:rsidRPr="00A5017A">
        <w:rPr>
          <w:rFonts w:ascii="Times New Roman" w:hAnsi="Times New Roman"/>
          <w:sz w:val="25"/>
          <w:szCs w:val="25"/>
          <w:lang w:val="vi-VN"/>
        </w:rPr>
        <w:tab/>
        <w:t xml:space="preserve">Địa điểm bàn giao dịch vụ: </w:t>
      </w:r>
      <w:r w:rsidR="00BC0313" w:rsidRPr="00A5017A">
        <w:rPr>
          <w:rFonts w:ascii="Times New Roman" w:hAnsi="Times New Roman"/>
          <w:sz w:val="25"/>
          <w:szCs w:val="25"/>
          <w:lang w:val="vi-VN"/>
        </w:rPr>
        <w:t xml:space="preserve">gửi qua email tới bên A ; MỸ LINH : </w:t>
      </w:r>
      <w:hyperlink r:id="rId9" w:history="1">
        <w:r w:rsidR="00BC0313" w:rsidRPr="00A5017A">
          <w:rPr>
            <w:rStyle w:val="Hyperlink"/>
            <w:rFonts w:ascii="Times New Roman" w:hAnsi="Times New Roman"/>
            <w:sz w:val="25"/>
            <w:szCs w:val="25"/>
            <w:lang w:val="vi-VN"/>
          </w:rPr>
          <w:t>mylinh@lancsnet.com</w:t>
        </w:r>
      </w:hyperlink>
    </w:p>
    <w:p w14:paraId="32C004F7" w14:textId="524679FE" w:rsidR="005D5CD8" w:rsidRPr="00A5017A" w:rsidRDefault="00C60474" w:rsidP="00C60474">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3.</w:t>
      </w:r>
      <w:r w:rsidR="00BC0313" w:rsidRPr="00A5017A">
        <w:rPr>
          <w:rFonts w:ascii="Times New Roman" w:hAnsi="Times New Roman"/>
          <w:sz w:val="25"/>
          <w:szCs w:val="25"/>
          <w:lang w:val="vi-VN"/>
        </w:rPr>
        <w:t>5</w:t>
      </w:r>
      <w:r w:rsidRPr="00A5017A">
        <w:rPr>
          <w:rFonts w:ascii="Times New Roman" w:hAnsi="Times New Roman"/>
          <w:sz w:val="25"/>
          <w:szCs w:val="25"/>
          <w:lang w:val="vi-VN"/>
        </w:rPr>
        <w:tab/>
      </w:r>
      <w:r w:rsidR="005D5CD8" w:rsidRPr="00A5017A">
        <w:rPr>
          <w:rFonts w:ascii="Times New Roman" w:hAnsi="Times New Roman"/>
          <w:sz w:val="25"/>
          <w:szCs w:val="25"/>
          <w:lang w:val="vi-VN"/>
        </w:rPr>
        <w:t xml:space="preserve">Thời gian bảo hành: </w:t>
      </w:r>
      <w:r w:rsidRPr="00A5017A">
        <w:rPr>
          <w:rFonts w:ascii="Times New Roman" w:hAnsi="Times New Roman"/>
          <w:sz w:val="25"/>
          <w:szCs w:val="25"/>
          <w:lang w:val="vi-VN"/>
        </w:rPr>
        <w:t xml:space="preserve">2 năm </w:t>
      </w:r>
      <w:r w:rsidR="005D5CD8" w:rsidRPr="00A5017A">
        <w:rPr>
          <w:rFonts w:ascii="Times New Roman" w:hAnsi="Times New Roman"/>
          <w:sz w:val="25"/>
          <w:szCs w:val="25"/>
          <w:lang w:val="vi-VN"/>
        </w:rPr>
        <w:t>kể từ ngày</w:t>
      </w:r>
      <w:r w:rsidR="00BC0313" w:rsidRPr="00A5017A">
        <w:rPr>
          <w:rFonts w:ascii="Times New Roman" w:hAnsi="Times New Roman"/>
          <w:sz w:val="25"/>
          <w:szCs w:val="25"/>
          <w:lang w:val="vi-VN"/>
        </w:rPr>
        <w:t xml:space="preserve"> Bên A thanh toán 100% và</w:t>
      </w:r>
      <w:r w:rsidR="005D5CD8" w:rsidRPr="00A5017A">
        <w:rPr>
          <w:rFonts w:ascii="Times New Roman" w:hAnsi="Times New Roman"/>
          <w:sz w:val="25"/>
          <w:szCs w:val="25"/>
          <w:lang w:val="vi-VN"/>
        </w:rPr>
        <w:t xml:space="preserve"> Bên B xuất hóa đơn tài chính hợp lệ.</w:t>
      </w:r>
    </w:p>
    <w:p w14:paraId="55951C12" w14:textId="317EB30B" w:rsidR="00461CEE" w:rsidRPr="00A5017A" w:rsidRDefault="00461CEE" w:rsidP="005D5CD8">
      <w:pPr>
        <w:widowControl w:val="0"/>
        <w:spacing w:before="120" w:after="120" w:line="288" w:lineRule="auto"/>
        <w:jc w:val="both"/>
        <w:rPr>
          <w:rFonts w:ascii="Times New Roman" w:hAnsi="Times New Roman"/>
          <w:b/>
          <w:bCs/>
          <w:sz w:val="25"/>
          <w:szCs w:val="25"/>
          <w:lang w:val="vi-VN"/>
        </w:rPr>
      </w:pPr>
      <w:r w:rsidRPr="00A5017A">
        <w:rPr>
          <w:rFonts w:ascii="Times New Roman" w:hAnsi="Times New Roman"/>
          <w:b/>
          <w:bCs/>
          <w:sz w:val="25"/>
          <w:szCs w:val="25"/>
          <w:lang w:val="vi-VN"/>
        </w:rPr>
        <w:t>ĐIỀU 4 : NGHIỆM THU</w:t>
      </w:r>
    </w:p>
    <w:p w14:paraId="03BA7A7C" w14:textId="38113DEC" w:rsidR="00461CEE" w:rsidRPr="00A5017A" w:rsidRDefault="00461CEE" w:rsidP="00461CEE">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4.1</w:t>
      </w:r>
      <w:r w:rsidRPr="00A5017A">
        <w:rPr>
          <w:rFonts w:ascii="Times New Roman" w:hAnsi="Times New Roman"/>
          <w:sz w:val="25"/>
          <w:szCs w:val="25"/>
          <w:lang w:val="vi-VN"/>
        </w:rPr>
        <w:tab/>
        <w:t>Bên B sẽ trực tiếp trao đổi với Bên A về các vấn đề kỹ thuật, nghiệm thu và phát triển sản phẩm.</w:t>
      </w:r>
    </w:p>
    <w:p w14:paraId="6A2A032E" w14:textId="336441B1" w:rsidR="00BC0313" w:rsidRPr="00A5017A" w:rsidRDefault="00BC0313" w:rsidP="00461CEE">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4.2</w:t>
      </w:r>
      <w:r w:rsidRPr="00A5017A">
        <w:rPr>
          <w:rFonts w:ascii="Times New Roman" w:hAnsi="Times New Roman"/>
          <w:sz w:val="25"/>
          <w:szCs w:val="25"/>
          <w:lang w:val="vi-VN"/>
        </w:rPr>
        <w:tab/>
        <w:t xml:space="preserve">Các tiêu chí nghiệm thu được mô tả trong </w:t>
      </w:r>
      <w:r w:rsidRPr="00A5017A">
        <w:rPr>
          <w:rFonts w:ascii="Times New Roman" w:hAnsi="Times New Roman"/>
          <w:sz w:val="25"/>
          <w:szCs w:val="25"/>
          <w:highlight w:val="yellow"/>
          <w:lang w:val="vi-VN"/>
        </w:rPr>
        <w:t>Phụ Lục 1, Mục 7</w:t>
      </w:r>
      <w:r w:rsidR="00AE3440" w:rsidRPr="00A5017A">
        <w:rPr>
          <w:rFonts w:ascii="Times New Roman" w:hAnsi="Times New Roman"/>
          <w:sz w:val="25"/>
          <w:szCs w:val="25"/>
          <w:lang w:val="vi-VN"/>
        </w:rPr>
        <w:t xml:space="preserve"> và </w:t>
      </w:r>
      <w:commentRangeStart w:id="22"/>
      <w:r w:rsidR="00AE3440" w:rsidRPr="00A5017A">
        <w:rPr>
          <w:rFonts w:ascii="Times New Roman" w:hAnsi="Times New Roman"/>
          <w:sz w:val="25"/>
          <w:szCs w:val="25"/>
          <w:highlight w:val="yellow"/>
          <w:lang w:val="vi-VN"/>
        </w:rPr>
        <w:t xml:space="preserve">Phụ lục 3: Danh sách các bài kiểm thử </w:t>
      </w:r>
      <w:r w:rsidR="00405779" w:rsidRPr="00A5017A">
        <w:rPr>
          <w:rFonts w:ascii="Times New Roman" w:hAnsi="Times New Roman"/>
          <w:sz w:val="25"/>
          <w:szCs w:val="25"/>
          <w:highlight w:val="yellow"/>
          <w:lang w:val="vi-VN"/>
        </w:rPr>
        <w:t>phục vụ nghiệm thu hệ thống</w:t>
      </w:r>
      <w:commentRangeEnd w:id="22"/>
      <w:r w:rsidR="00405779" w:rsidRPr="00A5017A">
        <w:rPr>
          <w:rStyle w:val="CommentReference"/>
          <w:rFonts w:ascii="Times New Roman" w:hAnsi="Times New Roman"/>
          <w:sz w:val="25"/>
          <w:szCs w:val="25"/>
          <w:highlight w:val="yellow"/>
          <w:lang w:val="vi-VN"/>
        </w:rPr>
        <w:commentReference w:id="22"/>
      </w:r>
      <w:r w:rsidR="00405779" w:rsidRPr="00A5017A">
        <w:rPr>
          <w:rFonts w:ascii="Times New Roman" w:hAnsi="Times New Roman"/>
          <w:sz w:val="25"/>
          <w:szCs w:val="25"/>
          <w:highlight w:val="yellow"/>
          <w:lang w:val="vi-VN"/>
        </w:rPr>
        <w:t xml:space="preserve"> (Bên A và Bên B cùng xây dựng các bài kiểm thử phục vụ nghiệm thu hệ thống trong vòng 2 tuần kể từ ngày ký hai bên ký hợp đồng</w:t>
      </w:r>
      <w:r w:rsidR="00EC52CC" w:rsidRPr="00A5017A">
        <w:rPr>
          <w:rFonts w:ascii="Times New Roman" w:hAnsi="Times New Roman"/>
          <w:sz w:val="25"/>
          <w:szCs w:val="25"/>
          <w:highlight w:val="yellow"/>
          <w:lang w:val="vi-VN"/>
        </w:rPr>
        <w:t>)</w:t>
      </w:r>
    </w:p>
    <w:p w14:paraId="3C4A7A17" w14:textId="4D1164FE" w:rsidR="00461CEE" w:rsidRPr="00A5017A" w:rsidRDefault="00461CEE" w:rsidP="00461CEE">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4.</w:t>
      </w:r>
      <w:r w:rsidR="00BC0313" w:rsidRPr="00A5017A">
        <w:rPr>
          <w:rFonts w:ascii="Times New Roman" w:hAnsi="Times New Roman"/>
          <w:sz w:val="25"/>
          <w:szCs w:val="25"/>
          <w:lang w:val="vi-VN"/>
        </w:rPr>
        <w:t>3</w:t>
      </w:r>
      <w:r w:rsidRPr="00A5017A">
        <w:rPr>
          <w:rFonts w:ascii="Times New Roman" w:hAnsi="Times New Roman"/>
          <w:sz w:val="25"/>
          <w:szCs w:val="25"/>
          <w:lang w:val="vi-VN"/>
        </w:rPr>
        <w:tab/>
        <w:t>Các sản phẩm bàn giao được phát hành theo</w:t>
      </w:r>
      <w:ins w:id="23" w:author="DELL" w:date="2026-05-05T11:14:00Z">
        <w:r w:rsidR="00A6480D">
          <w:rPr>
            <w:rFonts w:ascii="Times New Roman" w:hAnsi="Times New Roman"/>
            <w:sz w:val="25"/>
            <w:szCs w:val="25"/>
          </w:rPr>
          <w:t xml:space="preserve"> giai</w:t>
        </w:r>
      </w:ins>
      <w:del w:id="24" w:author="DELL" w:date="2026-05-05T11:14:00Z">
        <w:r w:rsidRPr="00A5017A" w:rsidDel="00A6480D">
          <w:rPr>
            <w:rFonts w:ascii="Times New Roman" w:hAnsi="Times New Roman"/>
            <w:sz w:val="25"/>
            <w:szCs w:val="25"/>
            <w:lang w:val="vi-VN"/>
          </w:rPr>
          <w:delText xml:space="preserve"> Gian</w:delText>
        </w:r>
      </w:del>
      <w:r w:rsidRPr="00A5017A">
        <w:rPr>
          <w:rFonts w:ascii="Times New Roman" w:hAnsi="Times New Roman"/>
          <w:sz w:val="25"/>
          <w:szCs w:val="25"/>
          <w:lang w:val="vi-VN"/>
        </w:rPr>
        <w:t xml:space="preserve"> đoạn hoàn thành nêu trên phải đáp ứng các tiêu chí nghiệm thu được quy định trong các phụ lục đính kèm và phải được kiểm thử đầy đủ đối với các chức năng mục tiêu. Bên A có trách nhiệm thông báo cho Bên B về kết quả kiểm thử (chấp nhận hoặc từ chối) bằng văn bản trong vòng 45 (bốn mươi lăm) </w:t>
      </w:r>
      <w:r w:rsidRPr="00A5017A">
        <w:rPr>
          <w:rFonts w:ascii="Times New Roman" w:hAnsi="Times New Roman"/>
          <w:sz w:val="25"/>
          <w:szCs w:val="25"/>
          <w:lang w:val="vi-VN"/>
        </w:rPr>
        <w:lastRenderedPageBreak/>
        <w:t>ngày kể từ ngày nhận được các sản phẩm bàn giao cuối cùng.</w:t>
      </w:r>
    </w:p>
    <w:p w14:paraId="32F93FAA" w14:textId="2F580454" w:rsidR="00461CEE" w:rsidRPr="00A5017A" w:rsidRDefault="00461CEE" w:rsidP="00461CEE">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4.</w:t>
      </w:r>
      <w:r w:rsidR="00BC0313" w:rsidRPr="00A5017A">
        <w:rPr>
          <w:rFonts w:ascii="Times New Roman" w:hAnsi="Times New Roman"/>
          <w:sz w:val="25"/>
          <w:szCs w:val="25"/>
          <w:lang w:val="vi-VN"/>
        </w:rPr>
        <w:t>4</w:t>
      </w:r>
      <w:r w:rsidRPr="00A5017A">
        <w:rPr>
          <w:rFonts w:ascii="Times New Roman" w:hAnsi="Times New Roman"/>
          <w:sz w:val="25"/>
          <w:szCs w:val="25"/>
          <w:lang w:val="vi-VN"/>
        </w:rPr>
        <w:tab/>
        <w:t>Trong trường hợp từ chối, Bên B phải thực hiện mọi biện pháp khắc phục cần thiết để bảo đảm các sản phẩm bàn giao được Bên A chấp nhận trong vòng 15 (mười lăm) ngày kể từ ngày nhận được thông báo bằng văn bản từ Bên A, và Bên A sẽ tiến hành kiểm tra nghiệm thu trong vòng 15 (mười lăm) ngày kể từ ngày nhận lại sản phẩm (“Thời hạn nghiệm thu lần hai”).</w:t>
      </w:r>
    </w:p>
    <w:p w14:paraId="25D3A868" w14:textId="00CB46EE" w:rsidR="00AC131A" w:rsidRPr="00A5017A" w:rsidRDefault="00461CEE" w:rsidP="00461CEE">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4.</w:t>
      </w:r>
      <w:r w:rsidR="00BC0313" w:rsidRPr="00A5017A">
        <w:rPr>
          <w:rFonts w:ascii="Times New Roman" w:hAnsi="Times New Roman"/>
          <w:sz w:val="25"/>
          <w:szCs w:val="25"/>
          <w:lang w:val="vi-VN"/>
        </w:rPr>
        <w:t>5</w:t>
      </w:r>
      <w:r w:rsidRPr="00A5017A">
        <w:rPr>
          <w:rFonts w:ascii="Times New Roman" w:hAnsi="Times New Roman"/>
          <w:sz w:val="25"/>
          <w:szCs w:val="25"/>
          <w:lang w:val="vi-VN"/>
        </w:rPr>
        <w:tab/>
        <w:t>Sau khi kết thúc Thời hạn nghiệm thu hoặc Thời hạn nghiệm thu lần hai, nếu Bên B không nhận được bất kỳ thông báo nào từ Bên A, thì các sản phẩm bàn giao đương nhiên được coi là đã được Bên A chấp nhận, và Bên B có quyền gửi thông báo cho Bên A; thông báo này được xem là Thông báo chấp nhận do Bên A phát hành.</w:t>
      </w:r>
      <w:r w:rsidR="005D5CD8" w:rsidRPr="00A5017A">
        <w:rPr>
          <w:rFonts w:ascii="Times New Roman" w:hAnsi="Times New Roman"/>
          <w:sz w:val="25"/>
          <w:szCs w:val="25"/>
          <w:lang w:val="vi-VN"/>
        </w:rPr>
        <w:t xml:space="preserve"> </w:t>
      </w:r>
    </w:p>
    <w:p w14:paraId="0F498028" w14:textId="11C63130" w:rsidR="00A6480D" w:rsidRPr="00A6480D" w:rsidDel="00A6480D" w:rsidRDefault="005D5CD8" w:rsidP="005D5CD8">
      <w:pPr>
        <w:widowControl w:val="0"/>
        <w:spacing w:before="120" w:after="120" w:line="288" w:lineRule="auto"/>
        <w:jc w:val="both"/>
        <w:rPr>
          <w:del w:id="25" w:author="DELL" w:date="2026-05-05T11:20:00Z"/>
          <w:rFonts w:ascii="Times New Roman" w:hAnsi="Times New Roman"/>
          <w:b/>
          <w:sz w:val="25"/>
          <w:szCs w:val="25"/>
          <w:rPrChange w:id="26" w:author="DELL" w:date="2026-05-05T11:19:00Z">
            <w:rPr>
              <w:del w:id="27" w:author="DELL" w:date="2026-05-05T11:20:00Z"/>
              <w:rFonts w:ascii="Times New Roman" w:hAnsi="Times New Roman"/>
              <w:sz w:val="25"/>
              <w:szCs w:val="25"/>
              <w:lang w:val="vi-VN"/>
            </w:rPr>
          </w:rPrChange>
        </w:rPr>
      </w:pPr>
      <w:r w:rsidRPr="00A5017A">
        <w:rPr>
          <w:rFonts w:ascii="Times New Roman" w:hAnsi="Times New Roman"/>
          <w:b/>
          <w:sz w:val="25"/>
          <w:szCs w:val="25"/>
          <w:lang w:val="vi-VN"/>
        </w:rPr>
        <w:t xml:space="preserve">ĐIỀU </w:t>
      </w:r>
      <w:ins w:id="28" w:author="DELL" w:date="2026-05-05T11:18:00Z">
        <w:r w:rsidR="00A6480D">
          <w:rPr>
            <w:rFonts w:ascii="Times New Roman" w:hAnsi="Times New Roman"/>
            <w:b/>
            <w:sz w:val="25"/>
            <w:szCs w:val="25"/>
          </w:rPr>
          <w:t>5</w:t>
        </w:r>
      </w:ins>
      <w:del w:id="29" w:author="DELL" w:date="2026-05-05T11:18:00Z">
        <w:r w:rsidRPr="00A5017A" w:rsidDel="00A6480D">
          <w:rPr>
            <w:rFonts w:ascii="Times New Roman" w:hAnsi="Times New Roman"/>
            <w:b/>
            <w:sz w:val="25"/>
            <w:szCs w:val="25"/>
            <w:lang w:val="vi-VN"/>
          </w:rPr>
          <w:delText>4</w:delText>
        </w:r>
      </w:del>
      <w:r w:rsidRPr="00A5017A">
        <w:rPr>
          <w:rFonts w:ascii="Times New Roman" w:hAnsi="Times New Roman"/>
          <w:b/>
          <w:sz w:val="25"/>
          <w:szCs w:val="25"/>
          <w:lang w:val="vi-VN"/>
        </w:rPr>
        <w:t xml:space="preserve">: NGHĨA VỤ CỦA </w:t>
      </w:r>
      <w:ins w:id="30" w:author="DELL" w:date="2026-05-05T11:19:00Z">
        <w:r w:rsidR="00A6480D">
          <w:rPr>
            <w:rFonts w:ascii="Times New Roman" w:hAnsi="Times New Roman"/>
            <w:b/>
            <w:sz w:val="25"/>
            <w:szCs w:val="25"/>
          </w:rPr>
          <w:t>CÁC BÊN</w:t>
        </w:r>
      </w:ins>
      <w:del w:id="31" w:author="DELL" w:date="2026-05-05T11:19:00Z">
        <w:r w:rsidRPr="00A5017A" w:rsidDel="00A6480D">
          <w:rPr>
            <w:rFonts w:ascii="Times New Roman" w:hAnsi="Times New Roman"/>
            <w:b/>
            <w:sz w:val="25"/>
            <w:szCs w:val="25"/>
            <w:lang w:val="vi-VN"/>
          </w:rPr>
          <w:delText>BÊ</w:delText>
        </w:r>
      </w:del>
      <w:del w:id="32" w:author="DELL" w:date="2026-05-05T11:18:00Z">
        <w:r w:rsidRPr="00A5017A" w:rsidDel="00A6480D">
          <w:rPr>
            <w:rFonts w:ascii="Times New Roman" w:hAnsi="Times New Roman"/>
            <w:b/>
            <w:sz w:val="25"/>
            <w:szCs w:val="25"/>
            <w:lang w:val="vi-VN"/>
          </w:rPr>
          <w:delText>N BÁN</w:delText>
        </w:r>
      </w:del>
    </w:p>
    <w:p w14:paraId="099E6F04" w14:textId="77777777" w:rsidR="00A6480D" w:rsidRDefault="00A6480D" w:rsidP="00A6480D">
      <w:pPr>
        <w:widowControl w:val="0"/>
        <w:spacing w:before="120" w:after="120" w:line="288" w:lineRule="auto"/>
        <w:jc w:val="both"/>
        <w:rPr>
          <w:ins w:id="33" w:author="DELL" w:date="2026-05-05T11:20:00Z"/>
          <w:rFonts w:ascii="Times New Roman" w:hAnsi="Times New Roman"/>
          <w:sz w:val="25"/>
          <w:szCs w:val="25"/>
        </w:rPr>
        <w:pPrChange w:id="34" w:author="DELL" w:date="2026-05-05T11:20:00Z">
          <w:pPr>
            <w:numPr>
              <w:ilvl w:val="1"/>
              <w:numId w:val="2"/>
            </w:numPr>
            <w:spacing w:before="120" w:after="120" w:line="288" w:lineRule="auto"/>
            <w:ind w:left="720" w:right="283" w:hanging="720"/>
            <w:jc w:val="both"/>
          </w:pPr>
        </w:pPrChange>
      </w:pPr>
      <w:ins w:id="35" w:author="DELL" w:date="2026-05-05T11:20:00Z">
        <w:r>
          <w:rPr>
            <w:rFonts w:ascii="Times New Roman" w:hAnsi="Times New Roman"/>
            <w:sz w:val="25"/>
            <w:szCs w:val="25"/>
          </w:rPr>
          <w:t>5.1 Nghĩa vụ của Bên bán (Bên B)</w:t>
        </w:r>
      </w:ins>
    </w:p>
    <w:p w14:paraId="78721A7A" w14:textId="408DE926" w:rsidR="005D5CD8" w:rsidRPr="00A5017A" w:rsidRDefault="00A6480D" w:rsidP="00A6480D">
      <w:pPr>
        <w:spacing w:before="120" w:after="120" w:line="288" w:lineRule="auto"/>
        <w:ind w:right="283"/>
        <w:jc w:val="both"/>
        <w:rPr>
          <w:rFonts w:ascii="Times New Roman" w:hAnsi="Times New Roman"/>
          <w:sz w:val="25"/>
          <w:szCs w:val="25"/>
          <w:lang w:val="vi-VN"/>
        </w:rPr>
        <w:pPrChange w:id="36" w:author="DELL" w:date="2026-05-05T11:20:00Z">
          <w:pPr>
            <w:numPr>
              <w:ilvl w:val="1"/>
              <w:numId w:val="2"/>
            </w:numPr>
            <w:spacing w:before="120" w:after="120" w:line="288" w:lineRule="auto"/>
            <w:ind w:left="720" w:right="283" w:hanging="720"/>
            <w:jc w:val="both"/>
          </w:pPr>
        </w:pPrChange>
      </w:pPr>
      <w:ins w:id="37" w:author="DELL" w:date="2026-05-05T11:21:00Z">
        <w:r>
          <w:rPr>
            <w:rFonts w:ascii="Times New Roman" w:hAnsi="Times New Roman"/>
            <w:sz w:val="25"/>
            <w:szCs w:val="25"/>
          </w:rPr>
          <w:t xml:space="preserve">- </w:t>
        </w:r>
      </w:ins>
      <w:r w:rsidR="005D5CD8" w:rsidRPr="00A5017A">
        <w:rPr>
          <w:rFonts w:ascii="Times New Roman" w:hAnsi="Times New Roman"/>
          <w:sz w:val="25"/>
          <w:szCs w:val="25"/>
          <w:lang w:val="vi-VN"/>
        </w:rPr>
        <w:t>Bên B chịu trách nhiệm về số lượng, chất lượng đối với toàn bộ các sản phẩm/ dịch vụ do Bên B cung cấp</w:t>
      </w:r>
      <w:ins w:id="38" w:author="DELL" w:date="2026-05-05T11:17:00Z">
        <w:r>
          <w:rPr>
            <w:rFonts w:ascii="Times New Roman" w:hAnsi="Times New Roman"/>
            <w:sz w:val="25"/>
            <w:szCs w:val="25"/>
          </w:rPr>
          <w:t xml:space="preserve"> cho</w:t>
        </w:r>
      </w:ins>
      <w:r w:rsidR="005D5CD8" w:rsidRPr="00A5017A">
        <w:rPr>
          <w:rFonts w:ascii="Times New Roman" w:hAnsi="Times New Roman"/>
          <w:iCs/>
          <w:sz w:val="25"/>
          <w:szCs w:val="25"/>
          <w:lang w:val="vi-VN"/>
        </w:rPr>
        <w:t xml:space="preserve"> bên A.</w:t>
      </w:r>
    </w:p>
    <w:p w14:paraId="4C6EC324" w14:textId="1F362628" w:rsidR="005D5CD8" w:rsidRPr="00A5017A" w:rsidRDefault="00A6480D" w:rsidP="00A6480D">
      <w:pPr>
        <w:spacing w:before="120" w:after="120" w:line="288" w:lineRule="auto"/>
        <w:ind w:right="283"/>
        <w:jc w:val="both"/>
        <w:rPr>
          <w:rFonts w:ascii="Times New Roman" w:hAnsi="Times New Roman"/>
          <w:sz w:val="25"/>
          <w:szCs w:val="25"/>
          <w:lang w:val="vi-VN"/>
        </w:rPr>
        <w:pPrChange w:id="39" w:author="DELL" w:date="2026-05-05T11:21:00Z">
          <w:pPr>
            <w:numPr>
              <w:ilvl w:val="1"/>
              <w:numId w:val="2"/>
            </w:numPr>
            <w:spacing w:before="120" w:after="120" w:line="288" w:lineRule="auto"/>
            <w:ind w:left="720" w:right="283" w:hanging="720"/>
            <w:jc w:val="both"/>
          </w:pPr>
        </w:pPrChange>
      </w:pPr>
      <w:ins w:id="40" w:author="DELL" w:date="2026-05-05T11:21:00Z">
        <w:r>
          <w:rPr>
            <w:rFonts w:ascii="Times New Roman" w:hAnsi="Times New Roman"/>
            <w:sz w:val="25"/>
            <w:szCs w:val="25"/>
          </w:rPr>
          <w:t xml:space="preserve">- </w:t>
        </w:r>
      </w:ins>
      <w:r w:rsidR="005D5CD8" w:rsidRPr="00A5017A">
        <w:rPr>
          <w:rFonts w:ascii="Times New Roman" w:hAnsi="Times New Roman"/>
          <w:sz w:val="25"/>
          <w:szCs w:val="25"/>
          <w:lang w:val="vi-VN"/>
        </w:rPr>
        <w:t xml:space="preserve">Bên B có nghĩa vụ giao hàng cho Bên A tại địa điểm </w:t>
      </w:r>
      <w:r w:rsidR="00BC0313" w:rsidRPr="00A5017A">
        <w:rPr>
          <w:rFonts w:ascii="Times New Roman" w:hAnsi="Times New Roman"/>
          <w:sz w:val="25"/>
          <w:szCs w:val="25"/>
          <w:lang w:val="vi-VN"/>
        </w:rPr>
        <w:t>được ghi ở mục 3.4</w:t>
      </w:r>
      <w:r w:rsidR="005D5CD8" w:rsidRPr="00A5017A">
        <w:rPr>
          <w:rFonts w:ascii="Times New Roman" w:hAnsi="Times New Roman"/>
          <w:sz w:val="25"/>
          <w:szCs w:val="25"/>
          <w:lang w:val="vi-VN"/>
        </w:rPr>
        <w:t>.</w:t>
      </w:r>
    </w:p>
    <w:p w14:paraId="504109A1" w14:textId="7B628DB7" w:rsidR="005D5CD8" w:rsidRPr="00A5017A" w:rsidRDefault="00A6480D" w:rsidP="00A6480D">
      <w:pPr>
        <w:spacing w:before="120" w:after="120" w:line="288" w:lineRule="auto"/>
        <w:ind w:right="283"/>
        <w:jc w:val="both"/>
        <w:rPr>
          <w:rFonts w:ascii="Times New Roman" w:hAnsi="Times New Roman"/>
          <w:sz w:val="25"/>
          <w:szCs w:val="25"/>
          <w:lang w:val="vi-VN"/>
        </w:rPr>
        <w:pPrChange w:id="41" w:author="DELL" w:date="2026-05-05T11:21:00Z">
          <w:pPr>
            <w:numPr>
              <w:ilvl w:val="1"/>
              <w:numId w:val="2"/>
            </w:numPr>
            <w:spacing w:before="120" w:after="120" w:line="288" w:lineRule="auto"/>
            <w:ind w:left="720" w:right="283" w:hanging="720"/>
            <w:jc w:val="both"/>
          </w:pPr>
        </w:pPrChange>
      </w:pPr>
      <w:ins w:id="42" w:author="DELL" w:date="2026-05-05T11:21:00Z">
        <w:r>
          <w:rPr>
            <w:rFonts w:ascii="Times New Roman" w:hAnsi="Times New Roman"/>
            <w:sz w:val="25"/>
            <w:szCs w:val="25"/>
          </w:rPr>
          <w:t xml:space="preserve">- </w:t>
        </w:r>
      </w:ins>
      <w:r w:rsidR="005D5CD8" w:rsidRPr="00A5017A">
        <w:rPr>
          <w:rFonts w:ascii="Times New Roman" w:hAnsi="Times New Roman"/>
          <w:sz w:val="25"/>
          <w:szCs w:val="25"/>
          <w:lang w:val="vi-VN"/>
        </w:rPr>
        <w:t xml:space="preserve">Bên B có nghĩa vụ cung cấp mọi chỉ dẫn cần thiết đối với việc bảo quản, sử dụng sản phẩm phần mềm </w:t>
      </w:r>
      <w:proofErr w:type="gramStart"/>
      <w:r w:rsidR="005D5CD8" w:rsidRPr="00A5017A">
        <w:rPr>
          <w:rFonts w:ascii="Times New Roman" w:hAnsi="Times New Roman"/>
          <w:sz w:val="25"/>
          <w:szCs w:val="25"/>
          <w:lang w:val="vi-VN"/>
        </w:rPr>
        <w:t>theo</w:t>
      </w:r>
      <w:proofErr w:type="gramEnd"/>
      <w:r w:rsidR="005D5CD8" w:rsidRPr="00A5017A">
        <w:rPr>
          <w:rFonts w:ascii="Times New Roman" w:hAnsi="Times New Roman"/>
          <w:sz w:val="25"/>
          <w:szCs w:val="25"/>
          <w:lang w:val="vi-VN"/>
        </w:rPr>
        <w:t xml:space="preserve"> quy định của Hợp đồng này cho Bên A.</w:t>
      </w:r>
    </w:p>
    <w:p w14:paraId="6A1B3F40" w14:textId="0EE3A6BC" w:rsidR="005D5CD8" w:rsidRPr="00A5017A" w:rsidRDefault="00A6480D" w:rsidP="00A6480D">
      <w:pPr>
        <w:spacing w:before="120" w:after="120" w:line="288" w:lineRule="auto"/>
        <w:ind w:right="283"/>
        <w:jc w:val="both"/>
        <w:rPr>
          <w:rFonts w:ascii="Times New Roman" w:hAnsi="Times New Roman"/>
          <w:sz w:val="25"/>
          <w:szCs w:val="25"/>
          <w:lang w:val="vi-VN"/>
        </w:rPr>
        <w:pPrChange w:id="43" w:author="DELL" w:date="2026-05-05T11:21:00Z">
          <w:pPr>
            <w:numPr>
              <w:ilvl w:val="1"/>
              <w:numId w:val="2"/>
            </w:numPr>
            <w:spacing w:before="120" w:after="120" w:line="288" w:lineRule="auto"/>
            <w:ind w:left="720" w:right="283" w:hanging="720"/>
            <w:jc w:val="both"/>
          </w:pPr>
        </w:pPrChange>
      </w:pPr>
      <w:ins w:id="44" w:author="DELL" w:date="2026-05-05T11:21:00Z">
        <w:r>
          <w:rPr>
            <w:rFonts w:ascii="Times New Roman" w:hAnsi="Times New Roman"/>
            <w:sz w:val="25"/>
            <w:szCs w:val="25"/>
          </w:rPr>
          <w:t>-</w:t>
        </w:r>
      </w:ins>
      <w:r w:rsidR="005D5CD8" w:rsidRPr="00A5017A">
        <w:rPr>
          <w:rFonts w:ascii="Times New Roman" w:hAnsi="Times New Roman"/>
          <w:sz w:val="25"/>
          <w:szCs w:val="25"/>
          <w:lang w:val="vi-VN"/>
        </w:rPr>
        <w:t>Bên B giải quyết các sự cố của sản phẩm phần mềm trong thời gian sớm nhất</w:t>
      </w:r>
    </w:p>
    <w:p w14:paraId="2749E430" w14:textId="53EB0CA1" w:rsidR="00BC0313" w:rsidRPr="00A5017A" w:rsidRDefault="004B3E1D" w:rsidP="00A6480D">
      <w:pPr>
        <w:spacing w:before="120" w:after="120" w:line="288" w:lineRule="auto"/>
        <w:ind w:right="283"/>
        <w:jc w:val="both"/>
        <w:rPr>
          <w:rFonts w:ascii="Times New Roman" w:hAnsi="Times New Roman"/>
          <w:sz w:val="25"/>
          <w:szCs w:val="25"/>
          <w:lang w:val="vi-VN"/>
        </w:rPr>
        <w:pPrChange w:id="45" w:author="DELL" w:date="2026-05-05T11:24:00Z">
          <w:pPr>
            <w:numPr>
              <w:ilvl w:val="1"/>
              <w:numId w:val="2"/>
            </w:numPr>
            <w:spacing w:before="120" w:after="120" w:line="288" w:lineRule="auto"/>
            <w:ind w:left="720" w:right="283" w:hanging="720"/>
            <w:jc w:val="both"/>
          </w:pPr>
        </w:pPrChange>
      </w:pPr>
      <w:ins w:id="46" w:author="DELL" w:date="2026-05-05T11:24:00Z">
        <w:r>
          <w:rPr>
            <w:rFonts w:ascii="Times New Roman" w:hAnsi="Times New Roman"/>
            <w:sz w:val="25"/>
            <w:szCs w:val="25"/>
          </w:rPr>
          <w:t>+</w:t>
        </w:r>
      </w:ins>
      <w:r w:rsidR="00BC0313" w:rsidRPr="00A5017A">
        <w:rPr>
          <w:rFonts w:ascii="Times New Roman" w:hAnsi="Times New Roman"/>
          <w:sz w:val="25"/>
          <w:szCs w:val="25"/>
          <w:lang w:val="vi-VN"/>
        </w:rPr>
        <w:t xml:space="preserve">Người đại diện liên lạc kỹ thuật: ĐỖ ĐÌNH ĐỨC, </w:t>
      </w:r>
      <w:r w:rsidR="00DD320D" w:rsidRPr="00A5017A">
        <w:fldChar w:fldCharType="begin"/>
      </w:r>
      <w:r w:rsidR="00DD320D" w:rsidRPr="00A5017A">
        <w:rPr>
          <w:rFonts w:ascii="Times New Roman" w:hAnsi="Times New Roman"/>
          <w:sz w:val="25"/>
          <w:szCs w:val="25"/>
        </w:rPr>
        <w:instrText xml:space="preserve"> HYPERLINK "mailto:ducdo@vbtechx.com" </w:instrText>
      </w:r>
      <w:r w:rsidR="00DD320D" w:rsidRPr="00A5017A">
        <w:fldChar w:fldCharType="separate"/>
      </w:r>
      <w:r w:rsidR="00BC0313" w:rsidRPr="00A5017A">
        <w:rPr>
          <w:rStyle w:val="Hyperlink"/>
          <w:rFonts w:ascii="Times New Roman" w:hAnsi="Times New Roman"/>
          <w:sz w:val="25"/>
          <w:szCs w:val="25"/>
          <w:lang w:val="vi-VN"/>
        </w:rPr>
        <w:t>ducdo@vbtechx.com</w:t>
      </w:r>
      <w:r w:rsidR="00DD320D" w:rsidRPr="00A5017A">
        <w:rPr>
          <w:rStyle w:val="Hyperlink"/>
          <w:rFonts w:ascii="Times New Roman" w:hAnsi="Times New Roman"/>
          <w:sz w:val="25"/>
          <w:szCs w:val="25"/>
          <w:lang w:val="vi-VN"/>
        </w:rPr>
        <w:fldChar w:fldCharType="end"/>
      </w:r>
    </w:p>
    <w:p w14:paraId="33C9B7C9" w14:textId="2851809E" w:rsidR="00BC0313" w:rsidRPr="00A5017A" w:rsidRDefault="00A6480D" w:rsidP="004B3E1D">
      <w:pPr>
        <w:spacing w:before="120" w:after="120" w:line="288" w:lineRule="auto"/>
        <w:ind w:right="283"/>
        <w:jc w:val="both"/>
        <w:rPr>
          <w:rFonts w:ascii="Times New Roman" w:hAnsi="Times New Roman"/>
          <w:sz w:val="25"/>
          <w:szCs w:val="25"/>
          <w:lang w:val="vi-VN"/>
        </w:rPr>
        <w:pPrChange w:id="47" w:author="DELL" w:date="2026-05-05T11:25:00Z">
          <w:pPr>
            <w:numPr>
              <w:ilvl w:val="1"/>
              <w:numId w:val="2"/>
            </w:numPr>
            <w:spacing w:before="120" w:after="120" w:line="288" w:lineRule="auto"/>
            <w:ind w:left="720" w:right="283" w:hanging="720"/>
            <w:jc w:val="both"/>
          </w:pPr>
        </w:pPrChange>
      </w:pPr>
      <w:ins w:id="48" w:author="DELL" w:date="2026-05-05T11:22:00Z">
        <w:r>
          <w:rPr>
            <w:rFonts w:ascii="Times New Roman" w:hAnsi="Times New Roman"/>
            <w:sz w:val="25"/>
            <w:szCs w:val="25"/>
          </w:rPr>
          <w:t>+</w:t>
        </w:r>
      </w:ins>
      <w:r w:rsidR="00BC0313" w:rsidRPr="00A5017A">
        <w:rPr>
          <w:rFonts w:ascii="Times New Roman" w:hAnsi="Times New Roman"/>
          <w:sz w:val="25"/>
          <w:szCs w:val="25"/>
          <w:lang w:val="vi-VN"/>
        </w:rPr>
        <w:t xml:space="preserve">Người đại diện liên lạc kinh doanh: ĐỖ ĐÌNH ĐỨC, </w:t>
      </w:r>
      <w:r w:rsidR="00DD320D" w:rsidRPr="00A5017A">
        <w:fldChar w:fldCharType="begin"/>
      </w:r>
      <w:r w:rsidR="00DD320D" w:rsidRPr="00A5017A">
        <w:rPr>
          <w:rFonts w:ascii="Times New Roman" w:hAnsi="Times New Roman"/>
          <w:sz w:val="25"/>
          <w:szCs w:val="25"/>
        </w:rPr>
        <w:instrText xml:space="preserve"> HYPERLINK "mailto:ducdo@vbtechx.com" </w:instrText>
      </w:r>
      <w:r w:rsidR="00DD320D" w:rsidRPr="00A5017A">
        <w:fldChar w:fldCharType="separate"/>
      </w:r>
      <w:r w:rsidR="00BC0313" w:rsidRPr="00A5017A">
        <w:rPr>
          <w:rStyle w:val="Hyperlink"/>
          <w:rFonts w:ascii="Times New Roman" w:hAnsi="Times New Roman"/>
          <w:sz w:val="25"/>
          <w:szCs w:val="25"/>
          <w:lang w:val="vi-VN"/>
        </w:rPr>
        <w:t>ducdo@vbtechx.com</w:t>
      </w:r>
      <w:r w:rsidR="00DD320D" w:rsidRPr="00A5017A">
        <w:rPr>
          <w:rStyle w:val="Hyperlink"/>
          <w:rFonts w:ascii="Times New Roman" w:hAnsi="Times New Roman"/>
          <w:sz w:val="25"/>
          <w:szCs w:val="25"/>
          <w:lang w:val="vi-VN"/>
        </w:rPr>
        <w:fldChar w:fldCharType="end"/>
      </w:r>
    </w:p>
    <w:p w14:paraId="32566B51" w14:textId="22202B68" w:rsidR="005D5CD8" w:rsidRPr="00A6480D" w:rsidRDefault="005D5CD8" w:rsidP="005D5CD8">
      <w:pPr>
        <w:spacing w:before="120" w:after="120" w:line="288" w:lineRule="auto"/>
        <w:jc w:val="both"/>
        <w:rPr>
          <w:rFonts w:ascii="Times New Roman" w:hAnsi="Times New Roman"/>
          <w:sz w:val="25"/>
          <w:szCs w:val="25"/>
          <w:rPrChange w:id="49" w:author="DELL" w:date="2026-05-05T11:22:00Z">
            <w:rPr>
              <w:rFonts w:ascii="Times New Roman" w:hAnsi="Times New Roman"/>
              <w:sz w:val="25"/>
              <w:szCs w:val="25"/>
              <w:lang w:val="vi-VN"/>
            </w:rPr>
          </w:rPrChange>
        </w:rPr>
      </w:pPr>
      <w:del w:id="50" w:author="DELL" w:date="2026-05-05T11:22:00Z">
        <w:r w:rsidRPr="00A5017A" w:rsidDel="00A6480D">
          <w:rPr>
            <w:rFonts w:ascii="Times New Roman" w:hAnsi="Times New Roman"/>
            <w:b/>
            <w:sz w:val="25"/>
            <w:szCs w:val="25"/>
            <w:lang w:val="vi-VN"/>
          </w:rPr>
          <w:delText>ĐIỀU 5:</w:delText>
        </w:r>
      </w:del>
      <w:ins w:id="51" w:author="DELL" w:date="2026-05-05T11:22:00Z">
        <w:r w:rsidR="00A6480D">
          <w:rPr>
            <w:rFonts w:ascii="Times New Roman" w:hAnsi="Times New Roman"/>
            <w:b/>
            <w:sz w:val="25"/>
            <w:szCs w:val="25"/>
          </w:rPr>
          <w:t>5.2</w:t>
        </w:r>
      </w:ins>
      <w:r w:rsidRPr="00A5017A">
        <w:rPr>
          <w:rFonts w:ascii="Times New Roman" w:hAnsi="Times New Roman"/>
          <w:b/>
          <w:sz w:val="25"/>
          <w:szCs w:val="25"/>
          <w:lang w:val="vi-VN"/>
        </w:rPr>
        <w:t xml:space="preserve"> </w:t>
      </w:r>
      <w:del w:id="52" w:author="DELL" w:date="2026-05-05T11:22:00Z">
        <w:r w:rsidRPr="00A5017A" w:rsidDel="00A6480D">
          <w:rPr>
            <w:rFonts w:ascii="Times New Roman" w:hAnsi="Times New Roman"/>
            <w:b/>
            <w:sz w:val="25"/>
            <w:szCs w:val="25"/>
            <w:lang w:val="vi-VN"/>
          </w:rPr>
          <w:delText>NGHĨA VỤ CỦA BÊN MUA</w:delText>
        </w:r>
      </w:del>
      <w:ins w:id="53" w:author="DELL" w:date="2026-05-05T11:22:00Z">
        <w:r w:rsidR="00A6480D">
          <w:rPr>
            <w:rFonts w:ascii="Times New Roman" w:hAnsi="Times New Roman"/>
            <w:b/>
            <w:sz w:val="25"/>
            <w:szCs w:val="25"/>
          </w:rPr>
          <w:t>Nghĩa vụ Bên mua (Bên A)</w:t>
        </w:r>
      </w:ins>
    </w:p>
    <w:p w14:paraId="116453B4" w14:textId="472DFAD7" w:rsidR="00BC0313" w:rsidRPr="00A5017A" w:rsidRDefault="00A6480D" w:rsidP="00A6480D">
      <w:pPr>
        <w:spacing w:before="120" w:after="120" w:line="288" w:lineRule="auto"/>
        <w:ind w:right="283"/>
        <w:jc w:val="both"/>
        <w:rPr>
          <w:rFonts w:ascii="Times New Roman" w:hAnsi="Times New Roman"/>
          <w:sz w:val="25"/>
          <w:szCs w:val="25"/>
          <w:highlight w:val="yellow"/>
          <w:lang w:val="vi-VN"/>
        </w:rPr>
        <w:pPrChange w:id="54" w:author="DELL" w:date="2026-05-05T11:23:00Z">
          <w:pPr>
            <w:numPr>
              <w:ilvl w:val="1"/>
              <w:numId w:val="3"/>
            </w:numPr>
            <w:spacing w:before="120" w:after="120" w:line="288" w:lineRule="auto"/>
            <w:ind w:left="709" w:right="283" w:hanging="720"/>
            <w:jc w:val="both"/>
          </w:pPr>
        </w:pPrChange>
      </w:pPr>
      <w:ins w:id="55" w:author="DELL" w:date="2026-05-05T11:23:00Z">
        <w:r>
          <w:rPr>
            <w:rFonts w:ascii="Times New Roman" w:hAnsi="Times New Roman"/>
            <w:sz w:val="25"/>
            <w:szCs w:val="25"/>
            <w:highlight w:val="yellow"/>
          </w:rPr>
          <w:t xml:space="preserve">- </w:t>
        </w:r>
      </w:ins>
      <w:r w:rsidR="00BC0313" w:rsidRPr="00A5017A">
        <w:rPr>
          <w:rFonts w:ascii="Times New Roman" w:hAnsi="Times New Roman"/>
          <w:sz w:val="25"/>
          <w:szCs w:val="25"/>
          <w:highlight w:val="yellow"/>
          <w:lang w:val="vi-VN"/>
        </w:rPr>
        <w:t>Bên A cung cấp các thông tin về MSM Switch IP cho Bên B.</w:t>
      </w:r>
    </w:p>
    <w:p w14:paraId="5F168E0D" w14:textId="0F9C2F2D"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Tài nguyên FPGA sử dụng như FPGA part number, logic element, RAM</w:t>
      </w:r>
    </w:p>
    <w:p w14:paraId="72B8D6B7" w14:textId="0BFF601A"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Code VHDL</w:t>
      </w:r>
    </w:p>
    <w:p w14:paraId="38121421" w14:textId="77777777"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 xml:space="preserve">Testbench </w:t>
      </w:r>
    </w:p>
    <w:p w14:paraId="606781ED" w14:textId="77777777"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Môi trường Implementation</w:t>
      </w:r>
    </w:p>
    <w:p w14:paraId="7DF04FC3" w14:textId="77777777"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Môi trường Simulation</w:t>
      </w:r>
    </w:p>
    <w:p w14:paraId="7C7D00EA" w14:textId="4D286D5B"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Tài liệu thiết kế và các giao diện</w:t>
      </w:r>
    </w:p>
    <w:p w14:paraId="6298FAA8" w14:textId="77777777"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Tài liệu mô phỏng và kiểm thử</w:t>
      </w:r>
    </w:p>
    <w:p w14:paraId="76071099" w14:textId="5D81348C" w:rsidR="00BC0313" w:rsidRPr="00A5017A" w:rsidRDefault="00BC0313" w:rsidP="00BC0313">
      <w:pPr>
        <w:pStyle w:val="ListParagraph"/>
        <w:widowControl w:val="0"/>
        <w:numPr>
          <w:ilvl w:val="1"/>
          <w:numId w:val="19"/>
        </w:numPr>
        <w:spacing w:before="120" w:after="120" w:line="288" w:lineRule="auto"/>
        <w:jc w:val="both"/>
        <w:rPr>
          <w:rFonts w:ascii="Times New Roman" w:hAnsi="Times New Roman"/>
          <w:sz w:val="25"/>
          <w:szCs w:val="25"/>
          <w:highlight w:val="yellow"/>
          <w:lang w:val="vi-VN"/>
        </w:rPr>
      </w:pPr>
      <w:r w:rsidRPr="00A5017A">
        <w:rPr>
          <w:rFonts w:ascii="Times New Roman" w:hAnsi="Times New Roman"/>
          <w:sz w:val="25"/>
          <w:szCs w:val="25"/>
          <w:highlight w:val="yellow"/>
          <w:lang w:val="vi-VN"/>
        </w:rPr>
        <w:t>Tài liệu mô tả thanh ghi</w:t>
      </w:r>
    </w:p>
    <w:p w14:paraId="3EE82B68" w14:textId="49FCDD93" w:rsidR="00BC0313" w:rsidRPr="00A5017A" w:rsidRDefault="00A6480D" w:rsidP="00A6480D">
      <w:pPr>
        <w:spacing w:before="120" w:after="120" w:line="288" w:lineRule="auto"/>
        <w:ind w:right="283"/>
        <w:jc w:val="both"/>
        <w:rPr>
          <w:rFonts w:ascii="Times New Roman" w:hAnsi="Times New Roman"/>
          <w:sz w:val="25"/>
          <w:szCs w:val="25"/>
          <w:highlight w:val="yellow"/>
          <w:lang w:val="vi-VN"/>
        </w:rPr>
        <w:pPrChange w:id="56" w:author="DELL" w:date="2026-05-05T11:23:00Z">
          <w:pPr>
            <w:numPr>
              <w:ilvl w:val="1"/>
              <w:numId w:val="3"/>
            </w:numPr>
            <w:spacing w:before="120" w:after="120" w:line="288" w:lineRule="auto"/>
            <w:ind w:left="709" w:right="283" w:hanging="720"/>
            <w:jc w:val="both"/>
          </w:pPr>
        </w:pPrChange>
      </w:pPr>
      <w:ins w:id="57" w:author="DELL" w:date="2026-05-05T11:23:00Z">
        <w:r>
          <w:rPr>
            <w:rFonts w:ascii="Times New Roman" w:hAnsi="Times New Roman"/>
            <w:sz w:val="25"/>
            <w:szCs w:val="25"/>
            <w:highlight w:val="yellow"/>
          </w:rPr>
          <w:lastRenderedPageBreak/>
          <w:t xml:space="preserve">- </w:t>
        </w:r>
      </w:ins>
      <w:r w:rsidR="00BC0313" w:rsidRPr="00A5017A">
        <w:rPr>
          <w:rFonts w:ascii="Times New Roman" w:hAnsi="Times New Roman"/>
          <w:sz w:val="25"/>
          <w:szCs w:val="25"/>
          <w:highlight w:val="yellow"/>
          <w:lang w:val="vi-VN"/>
        </w:rPr>
        <w:t>Trong trường hợp Bên A không thể cung cấp MSM Switch IP cho Bên B, Bên A và Bên B thảo luận mở thêm khung thời gian và chi phí cho Bên B viết code khối Ethernet Switch.</w:t>
      </w:r>
    </w:p>
    <w:p w14:paraId="385FDFF0" w14:textId="04CD3795" w:rsidR="005D5CD8" w:rsidRPr="00A5017A" w:rsidRDefault="00A6480D" w:rsidP="00A6480D">
      <w:pPr>
        <w:spacing w:before="120" w:after="120" w:line="288" w:lineRule="auto"/>
        <w:ind w:right="283"/>
        <w:jc w:val="both"/>
        <w:rPr>
          <w:rFonts w:ascii="Times New Roman" w:hAnsi="Times New Roman"/>
          <w:sz w:val="25"/>
          <w:szCs w:val="25"/>
          <w:lang w:val="vi-VN"/>
        </w:rPr>
        <w:pPrChange w:id="58" w:author="DELL" w:date="2026-05-05T11:23:00Z">
          <w:pPr>
            <w:numPr>
              <w:ilvl w:val="1"/>
              <w:numId w:val="3"/>
            </w:numPr>
            <w:spacing w:before="120" w:after="120" w:line="288" w:lineRule="auto"/>
            <w:ind w:left="709" w:right="283" w:hanging="720"/>
            <w:jc w:val="both"/>
          </w:pPr>
        </w:pPrChange>
      </w:pPr>
      <w:ins w:id="59" w:author="DELL" w:date="2026-05-05T11:23:00Z">
        <w:r>
          <w:rPr>
            <w:rFonts w:ascii="Times New Roman" w:hAnsi="Times New Roman"/>
            <w:sz w:val="25"/>
            <w:szCs w:val="25"/>
          </w:rPr>
          <w:t xml:space="preserve">- </w:t>
        </w:r>
      </w:ins>
      <w:r w:rsidR="005D5CD8" w:rsidRPr="00A5017A">
        <w:rPr>
          <w:rFonts w:ascii="Times New Roman" w:hAnsi="Times New Roman"/>
          <w:sz w:val="25"/>
          <w:szCs w:val="25"/>
          <w:lang w:val="vi-VN"/>
        </w:rPr>
        <w:t>Bên A được cung cấp và có được sự hỗ trợ sử dụng dịch vụ đầy đủ từ bên B.</w:t>
      </w:r>
    </w:p>
    <w:p w14:paraId="511EC80A" w14:textId="4FDA072D" w:rsidR="005D5CD8" w:rsidRPr="00A5017A" w:rsidRDefault="00A6480D" w:rsidP="00A6480D">
      <w:pPr>
        <w:spacing w:before="120" w:after="120" w:line="288" w:lineRule="auto"/>
        <w:ind w:right="283"/>
        <w:jc w:val="both"/>
        <w:rPr>
          <w:rFonts w:ascii="Times New Roman" w:hAnsi="Times New Roman"/>
          <w:sz w:val="25"/>
          <w:szCs w:val="25"/>
          <w:lang w:val="vi-VN"/>
        </w:rPr>
        <w:pPrChange w:id="60" w:author="DELL" w:date="2026-05-05T11:24:00Z">
          <w:pPr>
            <w:numPr>
              <w:ilvl w:val="1"/>
              <w:numId w:val="3"/>
            </w:numPr>
            <w:spacing w:before="120" w:after="120" w:line="288" w:lineRule="auto"/>
            <w:ind w:left="709" w:right="283" w:hanging="720"/>
            <w:jc w:val="both"/>
          </w:pPr>
        </w:pPrChange>
      </w:pPr>
      <w:ins w:id="61" w:author="DELL" w:date="2026-05-05T11:24:00Z">
        <w:r>
          <w:rPr>
            <w:rFonts w:ascii="Times New Roman" w:hAnsi="Times New Roman"/>
            <w:sz w:val="25"/>
            <w:szCs w:val="25"/>
          </w:rPr>
          <w:t xml:space="preserve">- </w:t>
        </w:r>
      </w:ins>
      <w:r w:rsidR="005D5CD8" w:rsidRPr="00A5017A">
        <w:rPr>
          <w:rFonts w:ascii="Times New Roman" w:hAnsi="Times New Roman"/>
          <w:sz w:val="25"/>
          <w:szCs w:val="25"/>
          <w:lang w:val="vi-VN"/>
        </w:rPr>
        <w:t>Bên A</w:t>
      </w:r>
      <w:r w:rsidR="00461CEE" w:rsidRPr="00A5017A">
        <w:rPr>
          <w:rFonts w:ascii="Times New Roman" w:hAnsi="Times New Roman"/>
          <w:sz w:val="25"/>
          <w:szCs w:val="25"/>
          <w:lang w:val="vi-VN"/>
        </w:rPr>
        <w:t xml:space="preserve"> nghiệm </w:t>
      </w:r>
      <w:proofErr w:type="gramStart"/>
      <w:r w:rsidR="00461CEE" w:rsidRPr="00A5017A">
        <w:rPr>
          <w:rFonts w:ascii="Times New Roman" w:hAnsi="Times New Roman"/>
          <w:sz w:val="25"/>
          <w:szCs w:val="25"/>
          <w:lang w:val="vi-VN"/>
        </w:rPr>
        <w:t>thu</w:t>
      </w:r>
      <w:proofErr w:type="gramEnd"/>
      <w:r w:rsidR="00461CEE" w:rsidRPr="00A5017A">
        <w:rPr>
          <w:rFonts w:ascii="Times New Roman" w:hAnsi="Times New Roman"/>
          <w:sz w:val="25"/>
          <w:szCs w:val="25"/>
          <w:lang w:val="vi-VN"/>
        </w:rPr>
        <w:t xml:space="preserve"> và</w:t>
      </w:r>
      <w:r w:rsidR="005D5CD8" w:rsidRPr="00A5017A">
        <w:rPr>
          <w:rFonts w:ascii="Times New Roman" w:hAnsi="Times New Roman"/>
          <w:sz w:val="25"/>
          <w:szCs w:val="25"/>
          <w:lang w:val="vi-VN"/>
        </w:rPr>
        <w:t xml:space="preserve"> thanh toán</w:t>
      </w:r>
      <w:r w:rsidR="00461CEE" w:rsidRPr="00A5017A">
        <w:rPr>
          <w:rFonts w:ascii="Times New Roman" w:hAnsi="Times New Roman"/>
          <w:sz w:val="25"/>
          <w:szCs w:val="25"/>
          <w:lang w:val="vi-VN"/>
        </w:rPr>
        <w:t xml:space="preserve"> đúng hạn và đầy đủ</w:t>
      </w:r>
      <w:r w:rsidR="005D5CD8" w:rsidRPr="00A5017A">
        <w:rPr>
          <w:rFonts w:ascii="Times New Roman" w:hAnsi="Times New Roman"/>
          <w:sz w:val="25"/>
          <w:szCs w:val="25"/>
          <w:lang w:val="vi-VN"/>
        </w:rPr>
        <w:t xml:space="preserve"> theo quy định tại Điều 2 Hợp đồng này.</w:t>
      </w:r>
    </w:p>
    <w:p w14:paraId="0E0941FD" w14:textId="7A521E17" w:rsidR="00BC0313" w:rsidRPr="00A5017A" w:rsidRDefault="00A6480D" w:rsidP="00A6480D">
      <w:pPr>
        <w:spacing w:before="120" w:after="120" w:line="288" w:lineRule="auto"/>
        <w:ind w:right="283"/>
        <w:jc w:val="both"/>
        <w:rPr>
          <w:rFonts w:ascii="Times New Roman" w:hAnsi="Times New Roman"/>
          <w:sz w:val="25"/>
          <w:szCs w:val="25"/>
          <w:lang w:val="vi-VN"/>
        </w:rPr>
        <w:pPrChange w:id="62" w:author="DELL" w:date="2026-05-05T11:24:00Z">
          <w:pPr>
            <w:numPr>
              <w:ilvl w:val="1"/>
              <w:numId w:val="3"/>
            </w:numPr>
            <w:spacing w:before="120" w:after="120" w:line="288" w:lineRule="auto"/>
            <w:ind w:left="709" w:right="283" w:hanging="720"/>
            <w:jc w:val="both"/>
          </w:pPr>
        </w:pPrChange>
      </w:pPr>
      <w:ins w:id="63" w:author="DELL" w:date="2026-05-05T11:24:00Z">
        <w:r>
          <w:rPr>
            <w:rFonts w:ascii="Times New Roman" w:hAnsi="Times New Roman"/>
            <w:sz w:val="25"/>
            <w:szCs w:val="25"/>
          </w:rPr>
          <w:t xml:space="preserve">- </w:t>
        </w:r>
      </w:ins>
      <w:r w:rsidR="005D5CD8" w:rsidRPr="00A5017A">
        <w:rPr>
          <w:rFonts w:ascii="Times New Roman" w:hAnsi="Times New Roman"/>
          <w:sz w:val="25"/>
          <w:szCs w:val="25"/>
          <w:lang w:val="vi-VN"/>
        </w:rPr>
        <w:t>Bên A phối hợp thực hiện với bên B giải quyết các vấn đề phát sinh trong quá trình sử dụng sản phẩm phần mềm</w:t>
      </w:r>
    </w:p>
    <w:p w14:paraId="5D65343A" w14:textId="3B5942E7" w:rsidR="00BC0313" w:rsidRPr="00A5017A" w:rsidRDefault="00A6480D" w:rsidP="00A6480D">
      <w:pPr>
        <w:spacing w:before="120" w:after="120" w:line="288" w:lineRule="auto"/>
        <w:ind w:right="283"/>
        <w:jc w:val="both"/>
        <w:rPr>
          <w:rFonts w:ascii="Times New Roman" w:hAnsi="Times New Roman"/>
          <w:sz w:val="25"/>
          <w:szCs w:val="25"/>
          <w:lang w:val="vi-VN"/>
        </w:rPr>
        <w:pPrChange w:id="64" w:author="DELL" w:date="2026-05-05T11:24:00Z">
          <w:pPr>
            <w:numPr>
              <w:ilvl w:val="1"/>
              <w:numId w:val="3"/>
            </w:numPr>
            <w:spacing w:before="120" w:after="120" w:line="288" w:lineRule="auto"/>
            <w:ind w:left="709" w:right="283" w:hanging="720"/>
            <w:jc w:val="both"/>
          </w:pPr>
        </w:pPrChange>
      </w:pPr>
      <w:ins w:id="65" w:author="DELL" w:date="2026-05-05T11:24:00Z">
        <w:r>
          <w:rPr>
            <w:rFonts w:ascii="Times New Roman" w:hAnsi="Times New Roman"/>
            <w:sz w:val="25"/>
            <w:szCs w:val="25"/>
          </w:rPr>
          <w:t>+</w:t>
        </w:r>
      </w:ins>
      <w:r w:rsidR="00BC0313" w:rsidRPr="00A5017A">
        <w:rPr>
          <w:rFonts w:ascii="Times New Roman" w:hAnsi="Times New Roman"/>
          <w:sz w:val="25"/>
          <w:szCs w:val="25"/>
          <w:lang w:val="vi-VN"/>
        </w:rPr>
        <w:t xml:space="preserve">Người đại diện liên lạc kỹ thuật: </w:t>
      </w:r>
      <w:r w:rsidR="003B6881" w:rsidRPr="00A5017A">
        <w:rPr>
          <w:rFonts w:ascii="Times New Roman" w:hAnsi="Times New Roman"/>
          <w:sz w:val="25"/>
          <w:szCs w:val="25"/>
          <w:lang w:val="vi-VN"/>
        </w:rPr>
        <w:t xml:space="preserve">NGUYỄN VĂN VŨ – CTAO: </w:t>
      </w:r>
      <w:r w:rsidR="00DD320D" w:rsidRPr="00A5017A">
        <w:fldChar w:fldCharType="begin"/>
      </w:r>
      <w:r w:rsidR="00DD320D" w:rsidRPr="00A5017A">
        <w:rPr>
          <w:rFonts w:ascii="Times New Roman" w:hAnsi="Times New Roman"/>
          <w:sz w:val="25"/>
          <w:szCs w:val="25"/>
        </w:rPr>
        <w:instrText xml:space="preserve"> HYPERLINK "mailto:vu.nv@lancsnet.com" </w:instrText>
      </w:r>
      <w:r w:rsidR="00DD320D" w:rsidRPr="00A5017A">
        <w:fldChar w:fldCharType="separate"/>
      </w:r>
      <w:r w:rsidR="003B6881" w:rsidRPr="00A5017A">
        <w:rPr>
          <w:rStyle w:val="Hyperlink"/>
          <w:rFonts w:ascii="Times New Roman" w:hAnsi="Times New Roman"/>
          <w:sz w:val="25"/>
          <w:szCs w:val="25"/>
          <w:lang w:val="vi-VN"/>
        </w:rPr>
        <w:t>vu.nv@lancsnet.com</w:t>
      </w:r>
      <w:r w:rsidR="00DD320D" w:rsidRPr="00A5017A">
        <w:rPr>
          <w:rStyle w:val="Hyperlink"/>
          <w:rFonts w:ascii="Times New Roman" w:hAnsi="Times New Roman"/>
          <w:sz w:val="25"/>
          <w:szCs w:val="25"/>
          <w:lang w:val="vi-VN"/>
        </w:rPr>
        <w:fldChar w:fldCharType="end"/>
      </w:r>
    </w:p>
    <w:p w14:paraId="00FB8845" w14:textId="6A687D25" w:rsidR="00BC0313" w:rsidRPr="00A5017A" w:rsidRDefault="00A6480D" w:rsidP="00A6480D">
      <w:pPr>
        <w:spacing w:before="120" w:after="120" w:line="288" w:lineRule="auto"/>
        <w:ind w:right="283"/>
        <w:jc w:val="both"/>
        <w:rPr>
          <w:rFonts w:ascii="Times New Roman" w:hAnsi="Times New Roman"/>
          <w:sz w:val="25"/>
          <w:szCs w:val="25"/>
          <w:lang w:val="vi-VN"/>
        </w:rPr>
        <w:pPrChange w:id="66" w:author="DELL" w:date="2026-05-05T11:24:00Z">
          <w:pPr>
            <w:numPr>
              <w:ilvl w:val="1"/>
              <w:numId w:val="3"/>
            </w:numPr>
            <w:spacing w:before="120" w:after="120" w:line="288" w:lineRule="auto"/>
            <w:ind w:left="709" w:right="283" w:hanging="720"/>
            <w:jc w:val="both"/>
          </w:pPr>
        </w:pPrChange>
      </w:pPr>
      <w:ins w:id="67" w:author="DELL" w:date="2026-05-05T11:24:00Z">
        <w:r>
          <w:rPr>
            <w:rFonts w:ascii="Times New Roman" w:hAnsi="Times New Roman"/>
            <w:sz w:val="25"/>
            <w:szCs w:val="25"/>
          </w:rPr>
          <w:t>+</w:t>
        </w:r>
      </w:ins>
      <w:r w:rsidR="00BC0313" w:rsidRPr="00A5017A">
        <w:rPr>
          <w:rFonts w:ascii="Times New Roman" w:hAnsi="Times New Roman"/>
          <w:sz w:val="25"/>
          <w:szCs w:val="25"/>
          <w:lang w:val="vi-VN"/>
        </w:rPr>
        <w:t>Người đại diện liên lạc kinh doanh: MỸ LINH</w:t>
      </w:r>
      <w:r w:rsidR="003B6881" w:rsidRPr="00A5017A">
        <w:rPr>
          <w:rFonts w:ascii="Times New Roman" w:hAnsi="Times New Roman"/>
          <w:sz w:val="25"/>
          <w:szCs w:val="25"/>
          <w:lang w:val="vi-VN"/>
        </w:rPr>
        <w:t xml:space="preserve"> – COO: </w:t>
      </w:r>
      <w:r w:rsidR="00DD320D" w:rsidRPr="00A5017A">
        <w:fldChar w:fldCharType="begin"/>
      </w:r>
      <w:r w:rsidR="00DD320D" w:rsidRPr="00A5017A">
        <w:rPr>
          <w:rFonts w:ascii="Times New Roman" w:hAnsi="Times New Roman"/>
          <w:sz w:val="25"/>
          <w:szCs w:val="25"/>
        </w:rPr>
        <w:instrText xml:space="preserve"> HYPERLINK "mailto:mylinh@lancsnet.com" </w:instrText>
      </w:r>
      <w:r w:rsidR="00DD320D" w:rsidRPr="00A5017A">
        <w:fldChar w:fldCharType="separate"/>
      </w:r>
      <w:r w:rsidR="006D6762" w:rsidRPr="00A5017A">
        <w:rPr>
          <w:rStyle w:val="Hyperlink"/>
          <w:rFonts w:ascii="Times New Roman" w:hAnsi="Times New Roman"/>
          <w:sz w:val="25"/>
          <w:szCs w:val="25"/>
          <w:lang w:val="vi-VN"/>
        </w:rPr>
        <w:t>mylinh@lancsnet.com</w:t>
      </w:r>
      <w:r w:rsidR="00DD320D" w:rsidRPr="00A5017A">
        <w:rPr>
          <w:rStyle w:val="Hyperlink"/>
          <w:rFonts w:ascii="Times New Roman" w:hAnsi="Times New Roman"/>
          <w:sz w:val="25"/>
          <w:szCs w:val="25"/>
          <w:lang w:val="vi-VN"/>
        </w:rPr>
        <w:fldChar w:fldCharType="end"/>
      </w:r>
    </w:p>
    <w:p w14:paraId="17EA4811" w14:textId="6BAEB375" w:rsidR="00AC131A" w:rsidRPr="00A5017A" w:rsidRDefault="00AC131A" w:rsidP="005D5CD8">
      <w:pPr>
        <w:spacing w:before="120" w:after="120" w:line="288" w:lineRule="auto"/>
        <w:jc w:val="both"/>
        <w:rPr>
          <w:rFonts w:ascii="Times New Roman" w:hAnsi="Times New Roman"/>
          <w:b/>
          <w:sz w:val="25"/>
          <w:szCs w:val="25"/>
          <w:lang w:val="vi-VN"/>
        </w:rPr>
      </w:pPr>
      <w:r w:rsidRPr="00A5017A">
        <w:rPr>
          <w:rFonts w:ascii="Times New Roman" w:hAnsi="Times New Roman"/>
          <w:b/>
          <w:sz w:val="25"/>
          <w:szCs w:val="25"/>
          <w:lang w:val="vi-VN"/>
        </w:rPr>
        <w:t xml:space="preserve">ĐIỀU 6: HỖ TRỢ KỸ THUẬT </w:t>
      </w:r>
    </w:p>
    <w:p w14:paraId="08E7E5BE" w14:textId="19CA95A1" w:rsidR="00AC131A" w:rsidRPr="00A5017A" w:rsidRDefault="00AC131A" w:rsidP="003D7B25">
      <w:pPr>
        <w:pStyle w:val="ListParagraph"/>
        <w:spacing w:before="120" w:after="120" w:line="288" w:lineRule="auto"/>
        <w:ind w:left="0" w:right="283"/>
        <w:jc w:val="both"/>
        <w:rPr>
          <w:rFonts w:ascii="Times New Roman" w:hAnsi="Times New Roman"/>
          <w:sz w:val="25"/>
          <w:szCs w:val="25"/>
          <w:lang w:val="vi-VN"/>
        </w:rPr>
      </w:pPr>
      <w:r w:rsidRPr="00A5017A">
        <w:rPr>
          <w:rFonts w:ascii="Times New Roman" w:hAnsi="Times New Roman"/>
          <w:sz w:val="25"/>
          <w:szCs w:val="25"/>
          <w:lang w:val="vi-VN"/>
        </w:rPr>
        <w:t>6.1</w:t>
      </w:r>
      <w:r w:rsidRPr="00A5017A">
        <w:rPr>
          <w:rFonts w:ascii="Times New Roman" w:hAnsi="Times New Roman"/>
          <w:sz w:val="25"/>
          <w:szCs w:val="25"/>
          <w:lang w:val="vi-VN"/>
        </w:rPr>
        <w:tab/>
        <w:t xml:space="preserve"> Hỗ trợ từ xa: Bên B có trách nhiệm cung cấp hỗ trợ cho Bên A qua điện thoại, thư điện tử và phương tiện điện tử sau khi nhận được yêu cầu từ Bên A.</w:t>
      </w:r>
    </w:p>
    <w:p w14:paraId="4EB8E466" w14:textId="5E4B3062" w:rsidR="00AC131A" w:rsidRPr="00A5017A" w:rsidRDefault="00AC131A" w:rsidP="003D7B25">
      <w:pPr>
        <w:spacing w:before="120" w:after="120" w:line="288" w:lineRule="auto"/>
        <w:ind w:right="283"/>
        <w:jc w:val="both"/>
        <w:rPr>
          <w:rFonts w:ascii="Times New Roman" w:hAnsi="Times New Roman"/>
          <w:sz w:val="25"/>
          <w:szCs w:val="25"/>
          <w:lang w:val="vi-VN"/>
        </w:rPr>
      </w:pPr>
      <w:r w:rsidRPr="00A5017A">
        <w:rPr>
          <w:rFonts w:ascii="Times New Roman" w:hAnsi="Times New Roman"/>
          <w:sz w:val="25"/>
          <w:szCs w:val="25"/>
          <w:lang w:val="vi-VN"/>
        </w:rPr>
        <w:t>6.2</w:t>
      </w:r>
      <w:r w:rsidRPr="00A5017A">
        <w:rPr>
          <w:rFonts w:ascii="Times New Roman" w:hAnsi="Times New Roman"/>
          <w:sz w:val="25"/>
          <w:szCs w:val="25"/>
          <w:lang w:val="vi-VN"/>
        </w:rPr>
        <w:tab/>
        <w:t>Hỗ trợ tại chỗ Bên A: Trong trường hợp Bên A yêu cầu hỗ trợ tại chỗ, Bên B sẽ thu các chi phí đi lại hợp lý (bao gồm vé máy bay, phương tiện di chuyển nội địa, chi phí lưu trú, ăn uống và các chi phí đi lại hợp lý khác); tuy nhiên, ngày và thời gian thực hiện hỗ trợ tại chỗ sẽ do các Bên cùng thỏa thuận.</w:t>
      </w:r>
    </w:p>
    <w:p w14:paraId="5A5976D1" w14:textId="1246A233" w:rsidR="003D7B25" w:rsidRPr="00A5017A" w:rsidRDefault="003D7B25" w:rsidP="003D7B25">
      <w:pPr>
        <w:spacing w:before="120" w:after="120" w:line="288" w:lineRule="auto"/>
        <w:ind w:left="709" w:right="283" w:hanging="709"/>
        <w:jc w:val="both"/>
        <w:rPr>
          <w:rFonts w:ascii="Times New Roman" w:hAnsi="Times New Roman"/>
          <w:b/>
          <w:bCs/>
          <w:sz w:val="25"/>
          <w:szCs w:val="25"/>
          <w:lang w:val="vi-VN"/>
        </w:rPr>
      </w:pPr>
      <w:r w:rsidRPr="00A5017A">
        <w:rPr>
          <w:rFonts w:ascii="Times New Roman" w:hAnsi="Times New Roman"/>
          <w:b/>
          <w:bCs/>
          <w:sz w:val="25"/>
          <w:szCs w:val="25"/>
          <w:lang w:val="vi-VN"/>
        </w:rPr>
        <w:t>ĐIỀU 7: CHO MƯỢN PHẦN CỨNG</w:t>
      </w:r>
    </w:p>
    <w:p w14:paraId="6D36AF27" w14:textId="012D43C6" w:rsidR="003D7B25" w:rsidRPr="00A5017A" w:rsidRDefault="003D7B25" w:rsidP="003D7B25">
      <w:pPr>
        <w:spacing w:before="120" w:after="120" w:line="288" w:lineRule="auto"/>
        <w:ind w:right="283"/>
        <w:jc w:val="both"/>
        <w:rPr>
          <w:rFonts w:ascii="Times New Roman" w:hAnsi="Times New Roman"/>
          <w:sz w:val="25"/>
          <w:szCs w:val="25"/>
          <w:lang w:val="vi-VN"/>
        </w:rPr>
      </w:pPr>
      <w:r w:rsidRPr="00A5017A">
        <w:rPr>
          <w:rFonts w:ascii="Times New Roman" w:hAnsi="Times New Roman"/>
          <w:sz w:val="25"/>
          <w:szCs w:val="25"/>
          <w:lang w:val="vi-VN"/>
        </w:rPr>
        <w:t xml:space="preserve">7.1. </w:t>
      </w:r>
      <w:r w:rsidRPr="00A5017A">
        <w:rPr>
          <w:rFonts w:ascii="Times New Roman" w:hAnsi="Times New Roman"/>
          <w:sz w:val="25"/>
          <w:szCs w:val="25"/>
          <w:lang w:val="vi-VN"/>
        </w:rPr>
        <w:tab/>
        <w:t xml:space="preserve">Bên B cam kết cho Bên A mượn hai (02) card mạng </w:t>
      </w:r>
      <w:r w:rsidR="00674608" w:rsidRPr="00A5017A">
        <w:rPr>
          <w:rFonts w:ascii="Times New Roman" w:hAnsi="Times New Roman"/>
          <w:sz w:val="25"/>
          <w:szCs w:val="25"/>
          <w:lang w:val="vi-VN"/>
        </w:rPr>
        <w:t>10GbE/</w:t>
      </w:r>
      <w:r w:rsidRPr="00A5017A">
        <w:rPr>
          <w:rFonts w:ascii="Times New Roman" w:hAnsi="Times New Roman"/>
          <w:sz w:val="25"/>
          <w:szCs w:val="25"/>
          <w:lang w:val="vi-VN"/>
        </w:rPr>
        <w:t xml:space="preserve">25GbE sử dụng chipset FPGA, nhằm phục vụ cho </w:t>
      </w:r>
      <w:r w:rsidR="00674608" w:rsidRPr="00A5017A">
        <w:rPr>
          <w:rFonts w:ascii="Times New Roman" w:hAnsi="Times New Roman"/>
          <w:sz w:val="25"/>
          <w:szCs w:val="25"/>
          <w:lang w:val="vi-VN"/>
        </w:rPr>
        <w:t>mục đích thử nghiệm, đánh giá hiệu suất, thực hiện các bài kiểm tra demo và thử nghiệm POC (Proof of Concept) trong khuôn khổ thỏa thuận này</w:t>
      </w:r>
      <w:r w:rsidRPr="00A5017A">
        <w:rPr>
          <w:rFonts w:ascii="Times New Roman" w:hAnsi="Times New Roman"/>
          <w:sz w:val="25"/>
          <w:szCs w:val="25"/>
          <w:lang w:val="vi-VN"/>
        </w:rPr>
        <w:t>. Bên B sẽ đảm bảo rằng các card mạng này đáp ứng đầy đủ các yêu cầu kỹ thuật và tiêu chuẩn về chất lượng đã được thỏa thuận trước đó giữa hai bên.</w:t>
      </w:r>
    </w:p>
    <w:p w14:paraId="70041D7F" w14:textId="0DC9701B" w:rsidR="00674608" w:rsidRPr="00A5017A" w:rsidRDefault="00674608" w:rsidP="00674608">
      <w:pPr>
        <w:spacing w:before="120" w:after="120" w:line="288" w:lineRule="auto"/>
        <w:ind w:right="283"/>
        <w:jc w:val="both"/>
        <w:rPr>
          <w:rFonts w:ascii="Times New Roman" w:hAnsi="Times New Roman"/>
          <w:sz w:val="25"/>
          <w:szCs w:val="25"/>
          <w:lang w:val="vi-VN"/>
        </w:rPr>
      </w:pPr>
      <w:r w:rsidRPr="00A5017A">
        <w:rPr>
          <w:rFonts w:ascii="Times New Roman" w:hAnsi="Times New Roman"/>
          <w:sz w:val="25"/>
          <w:szCs w:val="25"/>
          <w:lang w:val="vi-VN"/>
        </w:rPr>
        <w:t xml:space="preserve">7.2. </w:t>
      </w:r>
      <w:r w:rsidRPr="00A5017A">
        <w:rPr>
          <w:rFonts w:ascii="Times New Roman" w:hAnsi="Times New Roman"/>
          <w:sz w:val="25"/>
          <w:szCs w:val="25"/>
          <w:lang w:val="vi-VN"/>
        </w:rPr>
        <w:tab/>
      </w:r>
      <w:r w:rsidR="00D25192" w:rsidRPr="00A5017A">
        <w:rPr>
          <w:rFonts w:ascii="Times New Roman" w:hAnsi="Times New Roman"/>
          <w:sz w:val="25"/>
          <w:szCs w:val="25"/>
          <w:lang w:val="vi-VN"/>
        </w:rPr>
        <w:t>Bên A có trách nhiệm bảo quản 100% các card mạng đã cho mượn trong suốt thời gian mượn, đảm bảo các card mạng này không bị hư hỏng, mất mát hoặc bị thay đổi trong bất kỳ trường hợp nào. Nếu có bất kỳ hư hỏng hoặc mất mát nào xảy ra, Bên A phải bồi thường toàn bộ giá trị của card mạng bị hư hỏng hoặc mất mát, với giá trị mỗi card mạng là $900 (Chín trăm đô la Mỹ) theo thỏa thuận của hai bên.</w:t>
      </w:r>
    </w:p>
    <w:p w14:paraId="2ECE0942" w14:textId="492EBF7D" w:rsidR="003D7B25" w:rsidRPr="00A5017A" w:rsidRDefault="00674608" w:rsidP="00674608">
      <w:pPr>
        <w:spacing w:before="120" w:after="120" w:line="288" w:lineRule="auto"/>
        <w:ind w:right="283"/>
        <w:jc w:val="both"/>
        <w:rPr>
          <w:rFonts w:ascii="Times New Roman" w:hAnsi="Times New Roman"/>
          <w:sz w:val="25"/>
          <w:szCs w:val="25"/>
          <w:lang w:val="vi-VN"/>
        </w:rPr>
      </w:pPr>
      <w:r w:rsidRPr="00A5017A">
        <w:rPr>
          <w:rFonts w:ascii="Times New Roman" w:hAnsi="Times New Roman"/>
          <w:sz w:val="25"/>
          <w:szCs w:val="25"/>
          <w:lang w:val="vi-VN"/>
        </w:rPr>
        <w:t xml:space="preserve">7.3. </w:t>
      </w:r>
      <w:r w:rsidRPr="00A5017A">
        <w:rPr>
          <w:rFonts w:ascii="Times New Roman" w:hAnsi="Times New Roman"/>
          <w:sz w:val="25"/>
          <w:szCs w:val="25"/>
          <w:lang w:val="vi-VN"/>
        </w:rPr>
        <w:tab/>
        <w:t>Bên A có trách nhiệm hoàn trả các card mạng đã cho mượn ngay khi có yêu cầu của Bên B, hoặc khi hết thời gian cho mượn theo thỏa thuận. Việc hoàn trả sẽ được thực hiện trong tình trạng nguyên vẹn, không bị hư hỏng hoặc mất mát.</w:t>
      </w:r>
    </w:p>
    <w:p w14:paraId="15DDF981" w14:textId="2AECF0AA" w:rsidR="00674608" w:rsidRPr="00A5017A" w:rsidRDefault="00674608" w:rsidP="00674608">
      <w:pPr>
        <w:spacing w:before="120" w:after="120" w:line="288" w:lineRule="auto"/>
        <w:ind w:right="283"/>
        <w:jc w:val="both"/>
        <w:rPr>
          <w:rFonts w:ascii="Times New Roman" w:hAnsi="Times New Roman"/>
          <w:sz w:val="25"/>
          <w:szCs w:val="25"/>
          <w:lang w:val="vi-VN"/>
        </w:rPr>
      </w:pPr>
      <w:r w:rsidRPr="00A5017A">
        <w:rPr>
          <w:rFonts w:ascii="Times New Roman" w:hAnsi="Times New Roman"/>
          <w:sz w:val="25"/>
          <w:szCs w:val="25"/>
          <w:lang w:val="vi-VN"/>
        </w:rPr>
        <w:lastRenderedPageBreak/>
        <w:t>7.4</w:t>
      </w:r>
      <w:r w:rsidRPr="00A5017A">
        <w:rPr>
          <w:rFonts w:ascii="Times New Roman" w:hAnsi="Times New Roman"/>
          <w:sz w:val="25"/>
          <w:szCs w:val="25"/>
          <w:lang w:val="vi-VN"/>
        </w:rPr>
        <w:tab/>
        <w:t>Bên B sẽ cung cấp cho Bên A số lượng card mạng sử dụng chipset FPGA khi có yêu cầu từ Bên A, đặc biệt là khi Bên A yêu cầu triển khai hàng loạt. Số lượng card mạng, thời gian giao hàng, và giá cả sẽ được thảo luận và thống nhất trong các hợp đồng hoặc thỏa thuận riêng biệt khác giữa hai bên.</w:t>
      </w:r>
    </w:p>
    <w:p w14:paraId="56622101" w14:textId="491B2EA8" w:rsidR="00AC131A" w:rsidRPr="00A5017A" w:rsidRDefault="00AC131A" w:rsidP="003D7B25">
      <w:pPr>
        <w:spacing w:before="120" w:after="120" w:line="288" w:lineRule="auto"/>
        <w:ind w:left="709" w:right="283" w:hanging="709"/>
        <w:jc w:val="both"/>
        <w:rPr>
          <w:rFonts w:ascii="Times New Roman" w:hAnsi="Times New Roman"/>
          <w:sz w:val="25"/>
          <w:szCs w:val="25"/>
          <w:lang w:val="vi-VN"/>
        </w:rPr>
      </w:pPr>
      <w:r w:rsidRPr="00A5017A">
        <w:rPr>
          <w:rFonts w:ascii="Times New Roman" w:hAnsi="Times New Roman"/>
          <w:b/>
          <w:sz w:val="25"/>
          <w:szCs w:val="25"/>
          <w:lang w:val="vi-VN"/>
        </w:rPr>
        <w:t xml:space="preserve">ĐIỀU </w:t>
      </w:r>
      <w:r w:rsidR="00674608" w:rsidRPr="00A5017A">
        <w:rPr>
          <w:rFonts w:ascii="Times New Roman" w:hAnsi="Times New Roman"/>
          <w:b/>
          <w:sz w:val="25"/>
          <w:szCs w:val="25"/>
          <w:lang w:val="vi-VN"/>
        </w:rPr>
        <w:t>8</w:t>
      </w:r>
      <w:r w:rsidRPr="00A5017A">
        <w:rPr>
          <w:rFonts w:ascii="Times New Roman" w:hAnsi="Times New Roman"/>
          <w:b/>
          <w:sz w:val="25"/>
          <w:szCs w:val="25"/>
          <w:lang w:val="vi-VN"/>
        </w:rPr>
        <w:t>: QUYỀN SỞ HỮU VÀ QUYỀN SỬ DỤNG</w:t>
      </w:r>
    </w:p>
    <w:p w14:paraId="1A1C333F" w14:textId="2F3C7F39" w:rsidR="00AC131A" w:rsidRDefault="00674608" w:rsidP="00AC131A">
      <w:pPr>
        <w:spacing w:before="120" w:after="120" w:line="288" w:lineRule="auto"/>
        <w:ind w:left="709" w:right="283" w:hanging="709"/>
        <w:jc w:val="both"/>
        <w:rPr>
          <w:ins w:id="68" w:author="DELL" w:date="2026-05-05T15:20:00Z"/>
          <w:rFonts w:ascii="Times New Roman" w:hAnsi="Times New Roman"/>
          <w:sz w:val="25"/>
          <w:szCs w:val="25"/>
        </w:rPr>
      </w:pPr>
      <w:r w:rsidRPr="00A5017A">
        <w:rPr>
          <w:rFonts w:ascii="Times New Roman" w:hAnsi="Times New Roman"/>
          <w:sz w:val="25"/>
          <w:szCs w:val="25"/>
          <w:lang w:val="vi-VN"/>
        </w:rPr>
        <w:t>8</w:t>
      </w:r>
      <w:r w:rsidR="00AC131A" w:rsidRPr="00A5017A">
        <w:rPr>
          <w:rFonts w:ascii="Times New Roman" w:hAnsi="Times New Roman"/>
          <w:sz w:val="25"/>
          <w:szCs w:val="25"/>
          <w:lang w:val="vi-VN"/>
        </w:rPr>
        <w:t xml:space="preserve">.1 </w:t>
      </w:r>
      <w:r w:rsidR="00AC131A" w:rsidRPr="00A5017A">
        <w:rPr>
          <w:rFonts w:ascii="Times New Roman" w:hAnsi="Times New Roman"/>
          <w:sz w:val="25"/>
          <w:szCs w:val="25"/>
          <w:lang w:val="vi-VN"/>
        </w:rPr>
        <w:tab/>
        <w:t xml:space="preserve">Bên </w:t>
      </w:r>
      <w:r w:rsidR="00621160" w:rsidRPr="00A5017A">
        <w:rPr>
          <w:rFonts w:ascii="Times New Roman" w:hAnsi="Times New Roman"/>
          <w:sz w:val="25"/>
          <w:szCs w:val="25"/>
          <w:lang w:val="vi-VN"/>
        </w:rPr>
        <w:t>A và Bên B</w:t>
      </w:r>
      <w:r w:rsidR="00AC131A" w:rsidRPr="00A5017A">
        <w:rPr>
          <w:rFonts w:ascii="Times New Roman" w:hAnsi="Times New Roman"/>
          <w:sz w:val="25"/>
          <w:szCs w:val="25"/>
          <w:lang w:val="vi-VN"/>
        </w:rPr>
        <w:t xml:space="preserve"> là</w:t>
      </w:r>
      <w:r w:rsidR="00621160" w:rsidRPr="00A5017A">
        <w:rPr>
          <w:rFonts w:ascii="Times New Roman" w:hAnsi="Times New Roman"/>
          <w:sz w:val="25"/>
          <w:szCs w:val="25"/>
          <w:lang w:val="vi-VN"/>
        </w:rPr>
        <w:t xml:space="preserve"> đồng</w:t>
      </w:r>
      <w:r w:rsidR="00AC131A" w:rsidRPr="00A5017A">
        <w:rPr>
          <w:rFonts w:ascii="Times New Roman" w:hAnsi="Times New Roman"/>
          <w:sz w:val="25"/>
          <w:szCs w:val="25"/>
          <w:lang w:val="vi-VN"/>
        </w:rPr>
        <w:t xml:space="preserve"> chủ sở hữu đối với bản thiết kế và mã nguồn của phần mềm mô tả ở Phụ lục </w:t>
      </w:r>
      <w:r w:rsidR="00621160" w:rsidRPr="00A5017A">
        <w:rPr>
          <w:rFonts w:ascii="Times New Roman" w:hAnsi="Times New Roman"/>
          <w:sz w:val="25"/>
          <w:szCs w:val="25"/>
          <w:lang w:val="vi-VN"/>
        </w:rPr>
        <w:t>2, Số thứ tự 1, 2, 3.</w:t>
      </w:r>
    </w:p>
    <w:p w14:paraId="36158162" w14:textId="77777777" w:rsidR="00CE14C0" w:rsidRPr="00CE14C0" w:rsidRDefault="00CE14C0" w:rsidP="00AC131A">
      <w:pPr>
        <w:spacing w:before="120" w:after="120" w:line="288" w:lineRule="auto"/>
        <w:ind w:left="709" w:right="283" w:hanging="709"/>
        <w:jc w:val="both"/>
        <w:rPr>
          <w:rFonts w:ascii="Times New Roman" w:hAnsi="Times New Roman"/>
          <w:b/>
          <w:sz w:val="25"/>
          <w:szCs w:val="25"/>
          <w:rPrChange w:id="69" w:author="DELL" w:date="2026-05-05T15:20:00Z">
            <w:rPr>
              <w:rFonts w:ascii="Times New Roman" w:hAnsi="Times New Roman"/>
              <w:b/>
              <w:sz w:val="25"/>
              <w:szCs w:val="25"/>
              <w:lang w:val="vi-VN"/>
            </w:rPr>
          </w:rPrChange>
        </w:rPr>
      </w:pPr>
    </w:p>
    <w:p w14:paraId="326DFBDF" w14:textId="3C5A54DF" w:rsidR="00BC0313" w:rsidRPr="00A5017A" w:rsidRDefault="00674608" w:rsidP="00BC0313">
      <w:pPr>
        <w:spacing w:before="120" w:after="120" w:line="288" w:lineRule="auto"/>
        <w:ind w:left="709" w:right="283" w:hanging="709"/>
        <w:jc w:val="both"/>
        <w:rPr>
          <w:rFonts w:ascii="Times New Roman" w:hAnsi="Times New Roman"/>
          <w:sz w:val="25"/>
          <w:szCs w:val="25"/>
          <w:lang w:val="vi-VN"/>
        </w:rPr>
      </w:pPr>
      <w:r w:rsidRPr="00A5017A">
        <w:rPr>
          <w:rFonts w:ascii="Times New Roman" w:hAnsi="Times New Roman"/>
          <w:sz w:val="25"/>
          <w:szCs w:val="25"/>
          <w:lang w:val="vi-VN"/>
        </w:rPr>
        <w:t>8</w:t>
      </w:r>
      <w:r w:rsidR="00AC131A" w:rsidRPr="00A5017A">
        <w:rPr>
          <w:rFonts w:ascii="Times New Roman" w:hAnsi="Times New Roman"/>
          <w:sz w:val="25"/>
          <w:szCs w:val="25"/>
          <w:lang w:val="vi-VN"/>
        </w:rPr>
        <w:t xml:space="preserve">.2 </w:t>
      </w:r>
      <w:r w:rsidR="00AC131A" w:rsidRPr="00A5017A">
        <w:rPr>
          <w:rFonts w:ascii="Times New Roman" w:hAnsi="Times New Roman"/>
          <w:sz w:val="25"/>
          <w:szCs w:val="25"/>
          <w:lang w:val="vi-VN"/>
        </w:rPr>
        <w:tab/>
        <w:t xml:space="preserve">Bên A là chủ sở hữu đối bản thiết kế và mã nguồn của phần mềm mô tả ở Phụ lục </w:t>
      </w:r>
      <w:r w:rsidR="00621160" w:rsidRPr="00A5017A">
        <w:rPr>
          <w:rFonts w:ascii="Times New Roman" w:hAnsi="Times New Roman"/>
          <w:sz w:val="25"/>
          <w:szCs w:val="25"/>
          <w:lang w:val="vi-VN"/>
        </w:rPr>
        <w:t xml:space="preserve">2, Số thứ tự </w:t>
      </w:r>
      <w:r w:rsidR="00BC0313" w:rsidRPr="00A5017A">
        <w:rPr>
          <w:rFonts w:ascii="Times New Roman" w:hAnsi="Times New Roman"/>
          <w:sz w:val="25"/>
          <w:szCs w:val="25"/>
          <w:lang w:val="vi-VN"/>
        </w:rPr>
        <w:t xml:space="preserve">4. </w:t>
      </w:r>
      <w:r w:rsidR="00BC0313" w:rsidRPr="00A5017A">
        <w:rPr>
          <w:rFonts w:ascii="Times New Roman" w:hAnsi="Times New Roman"/>
          <w:sz w:val="25"/>
          <w:szCs w:val="25"/>
          <w:highlight w:val="yellow"/>
          <w:lang w:val="vi-VN"/>
        </w:rPr>
        <w:t xml:space="preserve">Bên A cho </w:t>
      </w:r>
      <w:r w:rsidR="00AC131A" w:rsidRPr="00A5017A">
        <w:rPr>
          <w:rFonts w:ascii="Times New Roman" w:hAnsi="Times New Roman"/>
          <w:sz w:val="25"/>
          <w:szCs w:val="25"/>
          <w:highlight w:val="yellow"/>
          <w:lang w:val="vi-VN"/>
        </w:rPr>
        <w:t xml:space="preserve">Bên B quyền sử dụng </w:t>
      </w:r>
      <w:r w:rsidR="00621160" w:rsidRPr="00A5017A">
        <w:rPr>
          <w:rFonts w:ascii="Times New Roman" w:hAnsi="Times New Roman"/>
          <w:sz w:val="25"/>
          <w:szCs w:val="25"/>
          <w:highlight w:val="yellow"/>
          <w:lang w:val="vi-VN"/>
        </w:rPr>
        <w:t xml:space="preserve">trong dự án </w:t>
      </w:r>
      <w:r w:rsidR="00BC0313" w:rsidRPr="00A5017A">
        <w:rPr>
          <w:rFonts w:ascii="Times New Roman" w:hAnsi="Times New Roman"/>
          <w:sz w:val="25"/>
          <w:szCs w:val="25"/>
          <w:highlight w:val="yellow"/>
          <w:lang w:val="vi-VN"/>
        </w:rPr>
        <w:t>này</w:t>
      </w:r>
      <w:r w:rsidR="00621160" w:rsidRPr="00A5017A">
        <w:rPr>
          <w:rFonts w:ascii="Times New Roman" w:hAnsi="Times New Roman"/>
          <w:sz w:val="25"/>
          <w:szCs w:val="25"/>
          <w:highlight w:val="yellow"/>
          <w:lang w:val="vi-VN"/>
        </w:rPr>
        <w:t xml:space="preserve"> và không hạn chế </w:t>
      </w:r>
      <w:r w:rsidR="00F40B91" w:rsidRPr="00A5017A">
        <w:rPr>
          <w:rFonts w:ascii="Times New Roman" w:hAnsi="Times New Roman"/>
          <w:sz w:val="25"/>
          <w:szCs w:val="25"/>
          <w:highlight w:val="yellow"/>
          <w:lang w:val="vi-VN"/>
        </w:rPr>
        <w:t xml:space="preserve">số lượng </w:t>
      </w:r>
      <w:del w:id="70" w:author="DELL" w:date="2026-05-05T15:37:00Z">
        <w:r w:rsidR="00F40B91" w:rsidRPr="00A5017A" w:rsidDel="007A288B">
          <w:rPr>
            <w:rFonts w:ascii="Times New Roman" w:hAnsi="Times New Roman"/>
            <w:sz w:val="25"/>
            <w:szCs w:val="25"/>
            <w:highlight w:val="yellow"/>
            <w:lang w:val="vi-VN"/>
          </w:rPr>
          <w:delText>bán</w:delText>
        </w:r>
        <w:r w:rsidR="00621160" w:rsidRPr="00A5017A" w:rsidDel="007A288B">
          <w:rPr>
            <w:rFonts w:ascii="Times New Roman" w:hAnsi="Times New Roman"/>
            <w:sz w:val="25"/>
            <w:szCs w:val="25"/>
            <w:highlight w:val="yellow"/>
            <w:lang w:val="vi-VN"/>
          </w:rPr>
          <w:delText xml:space="preserve"> </w:delText>
        </w:r>
      </w:del>
      <w:r w:rsidR="00621160" w:rsidRPr="00A5017A">
        <w:rPr>
          <w:rFonts w:ascii="Times New Roman" w:hAnsi="Times New Roman"/>
          <w:sz w:val="25"/>
          <w:szCs w:val="25"/>
          <w:highlight w:val="yellow"/>
          <w:lang w:val="vi-VN"/>
        </w:rPr>
        <w:t>quyền sử dụng</w:t>
      </w:r>
      <w:r w:rsidR="00BC0313" w:rsidRPr="00A5017A">
        <w:rPr>
          <w:rFonts w:ascii="Times New Roman" w:hAnsi="Times New Roman"/>
          <w:sz w:val="25"/>
          <w:szCs w:val="25"/>
          <w:highlight w:val="yellow"/>
          <w:lang w:val="vi-VN"/>
        </w:rPr>
        <w:t xml:space="preserve"> trong dự án này</w:t>
      </w:r>
      <w:r w:rsidR="00F40B91" w:rsidRPr="00A5017A">
        <w:rPr>
          <w:rFonts w:ascii="Times New Roman" w:hAnsi="Times New Roman"/>
          <w:sz w:val="25"/>
          <w:szCs w:val="25"/>
          <w:lang w:val="vi-VN"/>
        </w:rPr>
        <w:t>.</w:t>
      </w:r>
      <w:r w:rsidR="006825BF" w:rsidRPr="00A5017A">
        <w:rPr>
          <w:rFonts w:ascii="Times New Roman" w:hAnsi="Times New Roman"/>
          <w:sz w:val="25"/>
          <w:szCs w:val="25"/>
          <w:lang w:val="vi-VN"/>
        </w:rPr>
        <w:t xml:space="preserve"> </w:t>
      </w:r>
      <w:del w:id="71" w:author="DELL" w:date="2026-05-05T15:37:00Z">
        <w:r w:rsidR="006825BF" w:rsidRPr="00A5017A" w:rsidDel="007A288B">
          <w:rPr>
            <w:rFonts w:ascii="Times New Roman" w:hAnsi="Times New Roman"/>
            <w:sz w:val="25"/>
            <w:szCs w:val="25"/>
            <w:lang w:val="vi-VN"/>
          </w:rPr>
          <w:delText>Tuy nhiên, Bên B có trách nhiệm thông báo cho Bên A về bất kỳ giao dịch bán</w:delText>
        </w:r>
        <w:r w:rsidR="00BC0313" w:rsidRPr="00A5017A" w:rsidDel="007A288B">
          <w:rPr>
            <w:rFonts w:ascii="Times New Roman" w:hAnsi="Times New Roman"/>
            <w:sz w:val="25"/>
            <w:szCs w:val="25"/>
            <w:lang w:val="vi-VN"/>
          </w:rPr>
          <w:delText xml:space="preserve"> quyền sử dụng</w:delText>
        </w:r>
        <w:r w:rsidR="006825BF" w:rsidRPr="00A5017A" w:rsidDel="007A288B">
          <w:rPr>
            <w:rFonts w:ascii="Times New Roman" w:hAnsi="Times New Roman"/>
            <w:sz w:val="25"/>
            <w:szCs w:val="25"/>
            <w:lang w:val="vi-VN"/>
          </w:rPr>
          <w:delText xml:space="preserve"> nào cho bên thứ ba, bao gồm thông tin về người mua, số lượng bản sao phần mềm dự kiến bán, và thời gian thực hiện bán hàng. Thông báo này cần được gửi ít nhất 30 ngày trước khi bán, để Bên A có thể xem xét và phối hợp với Bên B.</w:delText>
        </w:r>
        <w:r w:rsidR="00BC0313" w:rsidRPr="00A5017A" w:rsidDel="007A288B">
          <w:rPr>
            <w:rFonts w:ascii="Times New Roman" w:hAnsi="Times New Roman"/>
            <w:sz w:val="25"/>
            <w:szCs w:val="25"/>
            <w:lang w:val="vi-VN"/>
          </w:rPr>
          <w:delText xml:space="preserve"> </w:delText>
        </w:r>
      </w:del>
    </w:p>
    <w:p w14:paraId="245BAACB" w14:textId="5B441000" w:rsidR="00BC0313" w:rsidRPr="00A5017A" w:rsidRDefault="00BC0313" w:rsidP="00BC0313">
      <w:pPr>
        <w:spacing w:before="120" w:after="120" w:line="288" w:lineRule="auto"/>
        <w:ind w:left="709" w:right="283" w:hanging="709"/>
        <w:jc w:val="both"/>
        <w:rPr>
          <w:rFonts w:ascii="Times New Roman" w:hAnsi="Times New Roman"/>
          <w:sz w:val="25"/>
          <w:szCs w:val="25"/>
          <w:lang w:val="vi-VN"/>
        </w:rPr>
      </w:pPr>
      <w:r w:rsidRPr="00A5017A">
        <w:rPr>
          <w:rFonts w:ascii="Times New Roman" w:hAnsi="Times New Roman"/>
          <w:sz w:val="25"/>
          <w:szCs w:val="25"/>
          <w:lang w:val="vi-VN"/>
        </w:rPr>
        <w:t>8.3</w:t>
      </w:r>
      <w:r w:rsidRPr="00A5017A">
        <w:rPr>
          <w:rFonts w:ascii="Times New Roman" w:hAnsi="Times New Roman"/>
          <w:sz w:val="25"/>
          <w:szCs w:val="25"/>
          <w:lang w:val="vi-VN"/>
        </w:rPr>
        <w:tab/>
        <w:t xml:space="preserve">Bên B không có quyền sử dụng bản thiết kế và mã nguồn của phần mềm mô tả ở Phụ lục 2, Số thứ tự 4 cho </w:t>
      </w:r>
      <w:del w:id="72" w:author="DELL" w:date="2026-05-05T15:40:00Z">
        <w:r w:rsidRPr="00A5017A" w:rsidDel="007A288B">
          <w:rPr>
            <w:rFonts w:ascii="Times New Roman" w:hAnsi="Times New Roman"/>
            <w:sz w:val="25"/>
            <w:szCs w:val="25"/>
            <w:lang w:val="vi-VN"/>
          </w:rPr>
          <w:delText>tất cả</w:delText>
        </w:r>
      </w:del>
      <w:r w:rsidRPr="00A5017A">
        <w:rPr>
          <w:rFonts w:ascii="Times New Roman" w:hAnsi="Times New Roman"/>
          <w:sz w:val="25"/>
          <w:szCs w:val="25"/>
          <w:lang w:val="vi-VN"/>
        </w:rPr>
        <w:t xml:space="preserve"> các dự án khác </w:t>
      </w:r>
      <w:del w:id="73" w:author="DELL" w:date="2026-05-05T15:41:00Z">
        <w:r w:rsidRPr="00A5017A" w:rsidDel="00844AA9">
          <w:rPr>
            <w:rFonts w:ascii="Times New Roman" w:hAnsi="Times New Roman"/>
            <w:sz w:val="25"/>
            <w:szCs w:val="25"/>
            <w:lang w:val="vi-VN"/>
          </w:rPr>
          <w:delText>ngoài dự án này trong Hợp đồng</w:delText>
        </w:r>
      </w:del>
      <w:ins w:id="74" w:author="DELL" w:date="2026-05-05T15:41:00Z">
        <w:r w:rsidR="00844AA9">
          <w:rPr>
            <w:rFonts w:ascii="Times New Roman" w:hAnsi="Times New Roman"/>
            <w:sz w:val="25"/>
            <w:szCs w:val="25"/>
          </w:rPr>
          <w:t>nếu không có sự đồng ý bằng văn bản từ bên A</w:t>
        </w:r>
      </w:ins>
      <w:r w:rsidRPr="00A5017A">
        <w:rPr>
          <w:rFonts w:ascii="Times New Roman" w:hAnsi="Times New Roman"/>
          <w:sz w:val="25"/>
          <w:szCs w:val="25"/>
          <w:lang w:val="vi-VN"/>
        </w:rPr>
        <w:t>.</w:t>
      </w:r>
    </w:p>
    <w:p w14:paraId="4CEC55FF" w14:textId="3EA5DCB0" w:rsidR="00BC0313" w:rsidRPr="00A5017A" w:rsidRDefault="00BC0313" w:rsidP="00BC0313">
      <w:pPr>
        <w:spacing w:before="120" w:after="120" w:line="288" w:lineRule="auto"/>
        <w:ind w:left="709" w:right="283" w:hanging="709"/>
        <w:jc w:val="both"/>
        <w:rPr>
          <w:rFonts w:ascii="Times New Roman" w:hAnsi="Times New Roman"/>
          <w:sz w:val="25"/>
          <w:szCs w:val="25"/>
          <w:lang w:val="vi-VN"/>
        </w:rPr>
      </w:pPr>
      <w:r w:rsidRPr="00A5017A">
        <w:rPr>
          <w:rFonts w:ascii="Times New Roman" w:hAnsi="Times New Roman"/>
          <w:sz w:val="25"/>
          <w:szCs w:val="25"/>
          <w:lang w:val="vi-VN"/>
        </w:rPr>
        <w:t>8.4</w:t>
      </w:r>
      <w:r w:rsidRPr="00A5017A">
        <w:rPr>
          <w:rFonts w:ascii="Times New Roman" w:hAnsi="Times New Roman"/>
          <w:sz w:val="25"/>
          <w:szCs w:val="25"/>
          <w:lang w:val="vi-VN"/>
        </w:rPr>
        <w:tab/>
        <w:t>Bên B có quyền mua quyền sử dụng bản thiết kế và mã nguồn thuộc sở hữu của Bên A. Giá mua và các điều khoản sẽ do các Bên cùng thỏa thuận.</w:t>
      </w:r>
    </w:p>
    <w:p w14:paraId="0EE74B41" w14:textId="5A3FA9DA" w:rsidR="00AC131A" w:rsidRPr="00A5017A" w:rsidRDefault="00674608" w:rsidP="00AC131A">
      <w:pPr>
        <w:spacing w:before="120" w:after="120" w:line="288" w:lineRule="auto"/>
        <w:ind w:left="709" w:right="283" w:hanging="709"/>
        <w:jc w:val="both"/>
        <w:rPr>
          <w:rFonts w:ascii="Times New Roman" w:hAnsi="Times New Roman"/>
          <w:sz w:val="25"/>
          <w:szCs w:val="25"/>
          <w:lang w:val="vi-VN"/>
        </w:rPr>
      </w:pPr>
      <w:del w:id="75" w:author="DELL" w:date="2026-05-05T15:42:00Z">
        <w:r w:rsidRPr="00A5017A" w:rsidDel="00844AA9">
          <w:rPr>
            <w:rFonts w:ascii="Times New Roman" w:hAnsi="Times New Roman"/>
            <w:sz w:val="25"/>
            <w:szCs w:val="25"/>
            <w:lang w:val="vi-VN"/>
          </w:rPr>
          <w:delText>8</w:delText>
        </w:r>
        <w:r w:rsidR="00AC131A" w:rsidRPr="00A5017A" w:rsidDel="00844AA9">
          <w:rPr>
            <w:rFonts w:ascii="Times New Roman" w:hAnsi="Times New Roman"/>
            <w:sz w:val="25"/>
            <w:szCs w:val="25"/>
            <w:lang w:val="vi-VN"/>
          </w:rPr>
          <w:delText>.</w:delText>
        </w:r>
        <w:r w:rsidR="00BC0313" w:rsidRPr="00A5017A" w:rsidDel="00844AA9">
          <w:rPr>
            <w:rFonts w:ascii="Times New Roman" w:hAnsi="Times New Roman"/>
            <w:sz w:val="25"/>
            <w:szCs w:val="25"/>
            <w:lang w:val="vi-VN"/>
          </w:rPr>
          <w:delText>5</w:delText>
        </w:r>
        <w:r w:rsidR="00AC131A" w:rsidRPr="00A5017A" w:rsidDel="00844AA9">
          <w:rPr>
            <w:rFonts w:ascii="Times New Roman" w:hAnsi="Times New Roman"/>
            <w:sz w:val="25"/>
            <w:szCs w:val="25"/>
            <w:lang w:val="vi-VN"/>
          </w:rPr>
          <w:tab/>
          <w:delText>Bên B có quyền mua</w:delText>
        </w:r>
        <w:r w:rsidR="00BC0313" w:rsidRPr="00A5017A" w:rsidDel="00844AA9">
          <w:rPr>
            <w:rFonts w:ascii="Times New Roman" w:hAnsi="Times New Roman"/>
            <w:sz w:val="25"/>
            <w:szCs w:val="25"/>
            <w:lang w:val="vi-VN"/>
          </w:rPr>
          <w:delText xml:space="preserve"> quyền sở hữu</w:delText>
        </w:r>
        <w:r w:rsidR="00AC131A" w:rsidRPr="00A5017A" w:rsidDel="00844AA9">
          <w:rPr>
            <w:rFonts w:ascii="Times New Roman" w:hAnsi="Times New Roman"/>
            <w:sz w:val="25"/>
            <w:szCs w:val="25"/>
            <w:lang w:val="vi-VN"/>
          </w:rPr>
          <w:delText xml:space="preserve"> bản thiết kế và mã nguồn thuộc </w:delText>
        </w:r>
      </w:del>
      <w:r w:rsidR="00AC131A" w:rsidRPr="00A5017A">
        <w:rPr>
          <w:rFonts w:ascii="Times New Roman" w:hAnsi="Times New Roman"/>
          <w:sz w:val="25"/>
          <w:szCs w:val="25"/>
          <w:lang w:val="vi-VN"/>
        </w:rPr>
        <w:t xml:space="preserve">sở hữu của Bên </w:t>
      </w:r>
      <w:del w:id="76" w:author="DELL" w:date="2026-05-05T15:42:00Z">
        <w:r w:rsidR="00AC131A" w:rsidRPr="00A5017A" w:rsidDel="00844AA9">
          <w:rPr>
            <w:rFonts w:ascii="Times New Roman" w:hAnsi="Times New Roman"/>
            <w:sz w:val="25"/>
            <w:szCs w:val="25"/>
            <w:lang w:val="vi-VN"/>
          </w:rPr>
          <w:delText>A. Giá mua và các điều khoản sẽ do các Bên cùng thỏa thuận.</w:delText>
        </w:r>
      </w:del>
    </w:p>
    <w:p w14:paraId="2E82C6CA" w14:textId="5763EC0E" w:rsidR="005213B0" w:rsidRPr="00A5017A" w:rsidRDefault="00674608" w:rsidP="005213B0">
      <w:pPr>
        <w:spacing w:before="120" w:after="120" w:line="288" w:lineRule="auto"/>
        <w:ind w:left="709" w:right="283" w:hanging="709"/>
        <w:jc w:val="both"/>
        <w:rPr>
          <w:rFonts w:ascii="Times New Roman" w:hAnsi="Times New Roman"/>
          <w:sz w:val="25"/>
          <w:szCs w:val="25"/>
          <w:lang w:val="vi-VN"/>
        </w:rPr>
      </w:pPr>
      <w:r w:rsidRPr="00A5017A">
        <w:rPr>
          <w:rFonts w:ascii="Times New Roman" w:hAnsi="Times New Roman"/>
          <w:sz w:val="25"/>
          <w:szCs w:val="25"/>
          <w:lang w:val="vi-VN"/>
        </w:rPr>
        <w:t>8</w:t>
      </w:r>
      <w:r w:rsidR="00A9330D" w:rsidRPr="00A5017A">
        <w:rPr>
          <w:rFonts w:ascii="Times New Roman" w:hAnsi="Times New Roman"/>
          <w:sz w:val="25"/>
          <w:szCs w:val="25"/>
          <w:lang w:val="vi-VN"/>
        </w:rPr>
        <w:t>.</w:t>
      </w:r>
      <w:ins w:id="77" w:author="DELL" w:date="2026-05-05T15:42:00Z">
        <w:r w:rsidR="00844AA9">
          <w:rPr>
            <w:rFonts w:ascii="Times New Roman" w:hAnsi="Times New Roman"/>
            <w:sz w:val="25"/>
            <w:szCs w:val="25"/>
          </w:rPr>
          <w:t>5</w:t>
        </w:r>
      </w:ins>
      <w:del w:id="78" w:author="DELL" w:date="2026-05-05T15:42:00Z">
        <w:r w:rsidR="00BC0313" w:rsidRPr="00A5017A" w:rsidDel="00844AA9">
          <w:rPr>
            <w:rFonts w:ascii="Times New Roman" w:hAnsi="Times New Roman"/>
            <w:sz w:val="25"/>
            <w:szCs w:val="25"/>
            <w:lang w:val="vi-VN"/>
          </w:rPr>
          <w:delText>6</w:delText>
        </w:r>
      </w:del>
      <w:r w:rsidR="00A9330D" w:rsidRPr="00A5017A">
        <w:rPr>
          <w:rFonts w:ascii="Times New Roman" w:hAnsi="Times New Roman"/>
          <w:sz w:val="25"/>
          <w:szCs w:val="25"/>
          <w:lang w:val="vi-VN"/>
        </w:rPr>
        <w:tab/>
      </w:r>
      <w:r w:rsidR="005213B0" w:rsidRPr="00A5017A">
        <w:rPr>
          <w:rFonts w:ascii="Times New Roman" w:hAnsi="Times New Roman"/>
          <w:sz w:val="25"/>
          <w:szCs w:val="25"/>
          <w:lang w:val="vi-VN"/>
        </w:rPr>
        <w:t>Các Bên cam kết không sử dụng, sao chép, chuyển giao, hay chia sẻ mã nguồn cho bất kỳ bên thứ ba nào khác mà không có sự chấp thuận bằng văn bản của Bên còn lại.</w:t>
      </w:r>
    </w:p>
    <w:p w14:paraId="3D2762A1" w14:textId="5AABD10E" w:rsidR="00A9330D" w:rsidRPr="00A5017A" w:rsidRDefault="005D5CD8" w:rsidP="005213B0">
      <w:pPr>
        <w:spacing w:before="120" w:after="120" w:line="288" w:lineRule="auto"/>
        <w:ind w:left="709" w:right="283" w:hanging="709"/>
        <w:jc w:val="both"/>
        <w:rPr>
          <w:rFonts w:ascii="Times New Roman" w:hAnsi="Times New Roman"/>
          <w:b/>
          <w:sz w:val="25"/>
          <w:szCs w:val="25"/>
          <w:lang w:val="vi-VN"/>
        </w:rPr>
      </w:pPr>
      <w:r w:rsidRPr="00A5017A">
        <w:rPr>
          <w:rFonts w:ascii="Times New Roman" w:hAnsi="Times New Roman"/>
          <w:b/>
          <w:sz w:val="25"/>
          <w:szCs w:val="25"/>
          <w:lang w:val="vi-VN"/>
        </w:rPr>
        <w:t xml:space="preserve">ĐIỀU </w:t>
      </w:r>
      <w:r w:rsidR="00674608" w:rsidRPr="00A5017A">
        <w:rPr>
          <w:rFonts w:ascii="Times New Roman" w:hAnsi="Times New Roman"/>
          <w:b/>
          <w:sz w:val="25"/>
          <w:szCs w:val="25"/>
          <w:lang w:val="vi-VN"/>
        </w:rPr>
        <w:t>9</w:t>
      </w:r>
      <w:r w:rsidRPr="00A5017A">
        <w:rPr>
          <w:rFonts w:ascii="Times New Roman" w:hAnsi="Times New Roman"/>
          <w:b/>
          <w:sz w:val="25"/>
          <w:szCs w:val="25"/>
          <w:lang w:val="vi-VN"/>
        </w:rPr>
        <w:t xml:space="preserve">: </w:t>
      </w:r>
      <w:r w:rsidR="005267A9" w:rsidRPr="00A5017A">
        <w:rPr>
          <w:rFonts w:ascii="Times New Roman" w:hAnsi="Times New Roman"/>
          <w:b/>
          <w:sz w:val="25"/>
          <w:szCs w:val="25"/>
          <w:lang w:val="vi-VN"/>
        </w:rPr>
        <w:t>THANH LÝ HỢP ĐỒNG VÀ CHẤM DỨT HỢP ĐỒNG</w:t>
      </w:r>
    </w:p>
    <w:p w14:paraId="077FB74C" w14:textId="42378707" w:rsidR="005D5CD8" w:rsidRPr="00A5017A" w:rsidRDefault="00674608" w:rsidP="00A9330D">
      <w:pPr>
        <w:spacing w:before="120" w:after="120" w:line="288" w:lineRule="auto"/>
        <w:jc w:val="both"/>
        <w:rPr>
          <w:rFonts w:ascii="Times New Roman" w:hAnsi="Times New Roman"/>
          <w:b/>
          <w:sz w:val="25"/>
          <w:szCs w:val="25"/>
          <w:lang w:val="vi-VN"/>
        </w:rPr>
      </w:pPr>
      <w:r w:rsidRPr="00A5017A">
        <w:rPr>
          <w:rFonts w:ascii="Times New Roman" w:hAnsi="Times New Roman"/>
          <w:bCs/>
          <w:sz w:val="25"/>
          <w:szCs w:val="25"/>
          <w:lang w:val="vi-VN"/>
        </w:rPr>
        <w:t>9</w:t>
      </w:r>
      <w:r w:rsidR="00A9330D" w:rsidRPr="00A5017A">
        <w:rPr>
          <w:rFonts w:ascii="Times New Roman" w:hAnsi="Times New Roman"/>
          <w:bCs/>
          <w:sz w:val="25"/>
          <w:szCs w:val="25"/>
          <w:lang w:val="vi-VN"/>
        </w:rPr>
        <w:t>.1</w:t>
      </w:r>
      <w:r w:rsidR="00A9330D" w:rsidRPr="00A5017A">
        <w:rPr>
          <w:rFonts w:ascii="Times New Roman" w:hAnsi="Times New Roman"/>
          <w:bCs/>
          <w:sz w:val="25"/>
          <w:szCs w:val="25"/>
          <w:lang w:val="vi-VN"/>
        </w:rPr>
        <w:tab/>
      </w:r>
      <w:r w:rsidR="005D5CD8" w:rsidRPr="00A5017A">
        <w:rPr>
          <w:rFonts w:ascii="Times New Roman" w:hAnsi="Times New Roman"/>
          <w:sz w:val="25"/>
          <w:szCs w:val="25"/>
          <w:lang w:val="vi-VN"/>
        </w:rPr>
        <w:t>Sau 07 ngày kể từ ngày hai Bên đã thực hiện đầy đủ và nghiêm chỉnh các Điều khoản trong Hợp đồng này, mà không có vướng mắc gì thì:</w:t>
      </w:r>
    </w:p>
    <w:p w14:paraId="49A79E60" w14:textId="77777777" w:rsidR="005D5CD8" w:rsidRPr="00A5017A" w:rsidRDefault="005D5CD8" w:rsidP="005D5CD8">
      <w:pPr>
        <w:widowControl w:val="0"/>
        <w:spacing w:before="120" w:after="120" w:line="288" w:lineRule="auto"/>
        <w:ind w:firstLine="720"/>
        <w:jc w:val="both"/>
        <w:rPr>
          <w:rFonts w:ascii="Times New Roman" w:hAnsi="Times New Roman"/>
          <w:sz w:val="25"/>
          <w:szCs w:val="25"/>
          <w:lang w:val="vi-VN"/>
        </w:rPr>
      </w:pPr>
      <w:r w:rsidRPr="00A5017A">
        <w:rPr>
          <w:rFonts w:ascii="Times New Roman" w:hAnsi="Times New Roman"/>
          <w:sz w:val="25"/>
          <w:szCs w:val="25"/>
          <w:lang w:val="vi-VN"/>
        </w:rPr>
        <w:t xml:space="preserve">- Hợp đồng này sẽ được chấm dứt; </w:t>
      </w:r>
    </w:p>
    <w:p w14:paraId="3E739274" w14:textId="77777777" w:rsidR="005D5CD8" w:rsidRPr="00A5017A" w:rsidRDefault="005D5CD8" w:rsidP="005D5CD8">
      <w:pPr>
        <w:widowControl w:val="0"/>
        <w:spacing w:before="120" w:after="120" w:line="288" w:lineRule="auto"/>
        <w:ind w:firstLine="720"/>
        <w:jc w:val="both"/>
        <w:rPr>
          <w:rFonts w:ascii="Times New Roman" w:hAnsi="Times New Roman"/>
          <w:sz w:val="25"/>
          <w:szCs w:val="25"/>
          <w:lang w:val="vi-VN"/>
        </w:rPr>
      </w:pPr>
      <w:r w:rsidRPr="00A5017A">
        <w:rPr>
          <w:rFonts w:ascii="Times New Roman" w:hAnsi="Times New Roman"/>
          <w:sz w:val="25"/>
          <w:szCs w:val="25"/>
          <w:lang w:val="vi-VN"/>
        </w:rPr>
        <w:t>- Hoặc hai bên tiến hành ký kết Biên bản thanh lý cho toàn bộ Hợp đồng.</w:t>
      </w:r>
    </w:p>
    <w:p w14:paraId="29174862" w14:textId="0E7AD41D" w:rsidR="00A9330D" w:rsidRPr="00A5017A" w:rsidRDefault="00674608" w:rsidP="00A9330D">
      <w:pPr>
        <w:widowControl w:val="0"/>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9</w:t>
      </w:r>
      <w:r w:rsidR="00A9330D" w:rsidRPr="00A5017A">
        <w:rPr>
          <w:rFonts w:ascii="Times New Roman" w:hAnsi="Times New Roman"/>
          <w:sz w:val="25"/>
          <w:szCs w:val="25"/>
          <w:lang w:val="vi-VN"/>
        </w:rPr>
        <w:t>.2</w:t>
      </w:r>
      <w:r w:rsidR="00A9330D" w:rsidRPr="00A5017A">
        <w:rPr>
          <w:rFonts w:ascii="Times New Roman" w:hAnsi="Times New Roman"/>
          <w:sz w:val="25"/>
          <w:szCs w:val="25"/>
          <w:lang w:val="vi-VN"/>
        </w:rPr>
        <w:tab/>
        <w:t xml:space="preserve">Hợp đồng có thể bị chấm dứt trong </w:t>
      </w:r>
      <w:del w:id="79" w:author="DELL" w:date="2026-05-05T15:49:00Z">
        <w:r w:rsidR="00A9330D" w:rsidRPr="00A5017A" w:rsidDel="00844AA9">
          <w:rPr>
            <w:rFonts w:ascii="Times New Roman" w:hAnsi="Times New Roman"/>
            <w:sz w:val="25"/>
            <w:szCs w:val="25"/>
            <w:lang w:val="vi-VN"/>
          </w:rPr>
          <w:delText xml:space="preserve">một trong các </w:delText>
        </w:r>
      </w:del>
      <w:r w:rsidR="00A9330D" w:rsidRPr="00A5017A">
        <w:rPr>
          <w:rFonts w:ascii="Times New Roman" w:hAnsi="Times New Roman"/>
          <w:sz w:val="25"/>
          <w:szCs w:val="25"/>
          <w:lang w:val="vi-VN"/>
        </w:rPr>
        <w:t>trường hợp sau đây:</w:t>
      </w:r>
    </w:p>
    <w:p w14:paraId="7D40A333" w14:textId="422F9473" w:rsidR="00A9330D" w:rsidRPr="00A5017A" w:rsidRDefault="00A9330D" w:rsidP="00A9330D">
      <w:pPr>
        <w:widowControl w:val="0"/>
        <w:spacing w:before="120" w:after="120" w:line="288" w:lineRule="auto"/>
        <w:ind w:left="720"/>
        <w:jc w:val="both"/>
        <w:rPr>
          <w:rFonts w:ascii="Times New Roman" w:hAnsi="Times New Roman"/>
          <w:sz w:val="25"/>
          <w:szCs w:val="25"/>
          <w:lang w:val="vi-VN"/>
        </w:rPr>
      </w:pPr>
      <w:del w:id="80" w:author="DELL" w:date="2026-05-05T15:50:00Z">
        <w:r w:rsidRPr="00A5017A" w:rsidDel="00844AA9">
          <w:rPr>
            <w:rFonts w:ascii="Times New Roman" w:hAnsi="Times New Roman"/>
            <w:sz w:val="25"/>
            <w:szCs w:val="25"/>
            <w:lang w:val="vi-VN"/>
          </w:rPr>
          <w:delText>(a) Theo thỏa thuận</w:delText>
        </w:r>
      </w:del>
      <w:proofErr w:type="gramStart"/>
      <w:ins w:id="81" w:author="DELL" w:date="2026-05-05T15:50:00Z">
        <w:r w:rsidR="00844AA9">
          <w:rPr>
            <w:rFonts w:ascii="Times New Roman" w:hAnsi="Times New Roman"/>
            <w:sz w:val="25"/>
            <w:szCs w:val="25"/>
          </w:rPr>
          <w:t>Hai bên đồng thuận chấm dứt hợp đồng</w:t>
        </w:r>
      </w:ins>
      <w:r w:rsidRPr="00A5017A">
        <w:rPr>
          <w:rFonts w:ascii="Times New Roman" w:hAnsi="Times New Roman"/>
          <w:sz w:val="25"/>
          <w:szCs w:val="25"/>
          <w:lang w:val="vi-VN"/>
        </w:rPr>
        <w:t xml:space="preserve"> bằng văn bản </w:t>
      </w:r>
      <w:del w:id="82" w:author="DELL" w:date="2026-05-05T15:51:00Z">
        <w:r w:rsidRPr="00A5017A" w:rsidDel="00EE0FF1">
          <w:rPr>
            <w:rFonts w:ascii="Times New Roman" w:hAnsi="Times New Roman"/>
            <w:sz w:val="25"/>
            <w:szCs w:val="25"/>
            <w:lang w:val="vi-VN"/>
          </w:rPr>
          <w:delText xml:space="preserve">của cả hai </w:delText>
        </w:r>
        <w:r w:rsidRPr="00A5017A" w:rsidDel="00EE0FF1">
          <w:rPr>
            <w:rFonts w:ascii="Times New Roman" w:hAnsi="Times New Roman"/>
            <w:sz w:val="25"/>
            <w:szCs w:val="25"/>
            <w:lang w:val="vi-VN"/>
          </w:rPr>
          <w:lastRenderedPageBreak/>
          <w:delText xml:space="preserve">Bên, </w:delText>
        </w:r>
      </w:del>
      <w:ins w:id="83" w:author="DELL" w:date="2026-05-05T15:51:00Z">
        <w:r w:rsidR="00EE0FF1">
          <w:rPr>
            <w:rFonts w:ascii="Times New Roman" w:hAnsi="Times New Roman"/>
            <w:sz w:val="25"/>
            <w:szCs w:val="25"/>
          </w:rPr>
          <w:t xml:space="preserve">không </w:t>
        </w:r>
      </w:ins>
      <w:ins w:id="84" w:author="DELL" w:date="2026-05-05T15:52:00Z">
        <w:r w:rsidR="00EE0FF1">
          <w:rPr>
            <w:rFonts w:ascii="Times New Roman" w:hAnsi="Times New Roman"/>
            <w:sz w:val="25"/>
            <w:szCs w:val="25"/>
          </w:rPr>
          <w:t>phát sinh mâu thuẫn về</w:t>
        </w:r>
      </w:ins>
      <w:ins w:id="85" w:author="DELL" w:date="2026-05-05T15:46:00Z">
        <w:r w:rsidR="00844AA9">
          <w:rPr>
            <w:rFonts w:ascii="Times New Roman" w:hAnsi="Times New Roman"/>
            <w:sz w:val="25"/>
            <w:szCs w:val="25"/>
          </w:rPr>
          <w:t xml:space="preserve"> </w:t>
        </w:r>
      </w:ins>
      <w:ins w:id="86" w:author="DELL" w:date="2026-05-05T15:47:00Z">
        <w:r w:rsidR="00844AA9">
          <w:rPr>
            <w:rFonts w:ascii="Times New Roman" w:hAnsi="Times New Roman"/>
            <w:sz w:val="25"/>
            <w:szCs w:val="25"/>
          </w:rPr>
          <w:t xml:space="preserve">nghĩa vụ </w:t>
        </w:r>
        <w:r w:rsidR="0088118A">
          <w:rPr>
            <w:rFonts w:ascii="Times New Roman" w:hAnsi="Times New Roman"/>
            <w:sz w:val="25"/>
            <w:szCs w:val="25"/>
          </w:rPr>
          <w:t>thanh toán và bàn giao sản phẩm</w:t>
        </w:r>
      </w:ins>
      <w:ins w:id="87" w:author="DELL" w:date="2026-05-05T16:08:00Z">
        <w:r w:rsidR="0088118A">
          <w:rPr>
            <w:rFonts w:ascii="Times New Roman" w:hAnsi="Times New Roman"/>
            <w:sz w:val="25"/>
            <w:szCs w:val="25"/>
          </w:rPr>
          <w:t>.</w:t>
        </w:r>
      </w:ins>
      <w:bookmarkStart w:id="88" w:name="_GoBack"/>
      <w:bookmarkEnd w:id="88"/>
      <w:proofErr w:type="gramEnd"/>
      <w:del w:id="89" w:author="DELL" w:date="2026-05-05T15:53:00Z">
        <w:r w:rsidRPr="00A5017A" w:rsidDel="00EE0FF1">
          <w:rPr>
            <w:rFonts w:ascii="Times New Roman" w:hAnsi="Times New Roman"/>
            <w:sz w:val="25"/>
            <w:szCs w:val="25"/>
            <w:lang w:val="vi-VN"/>
          </w:rPr>
          <w:delText>không kèm theo bất kỳ khoản phạt hay nghĩa vụ bồi thường nào đối với bất kỳ Bên nào; hoặc</w:delText>
        </w:r>
      </w:del>
    </w:p>
    <w:p w14:paraId="33C1E64C" w14:textId="2F63C973" w:rsidR="00A9330D" w:rsidRPr="00A5017A" w:rsidDel="00844AA9" w:rsidRDefault="00A9330D" w:rsidP="00A9330D">
      <w:pPr>
        <w:widowControl w:val="0"/>
        <w:spacing w:before="120" w:after="120" w:line="288" w:lineRule="auto"/>
        <w:ind w:left="720"/>
        <w:jc w:val="both"/>
        <w:rPr>
          <w:del w:id="90" w:author="DELL" w:date="2026-05-05T15:46:00Z"/>
          <w:rFonts w:ascii="Times New Roman" w:hAnsi="Times New Roman"/>
          <w:sz w:val="25"/>
          <w:szCs w:val="25"/>
          <w:lang w:val="vi-VN"/>
        </w:rPr>
      </w:pPr>
      <w:del w:id="91" w:author="DELL" w:date="2026-05-05T15:46:00Z">
        <w:r w:rsidRPr="00A5017A" w:rsidDel="00844AA9">
          <w:rPr>
            <w:rFonts w:ascii="Times New Roman" w:hAnsi="Times New Roman"/>
            <w:sz w:val="25"/>
            <w:szCs w:val="25"/>
            <w:lang w:val="vi-VN"/>
          </w:rPr>
          <w:delText>(b) Một Bên bị phá sản hoặc đã tiến hành thủ tục phá sản hoặc các thủ tục khác có tính chất tương tự; hoặc</w:delText>
        </w:r>
      </w:del>
    </w:p>
    <w:p w14:paraId="30ACB45F" w14:textId="22341DFE" w:rsidR="00A9330D" w:rsidRPr="00A5017A" w:rsidDel="00844AA9" w:rsidRDefault="00A9330D" w:rsidP="00A9330D">
      <w:pPr>
        <w:widowControl w:val="0"/>
        <w:spacing w:before="120" w:after="120" w:line="288" w:lineRule="auto"/>
        <w:ind w:left="720"/>
        <w:jc w:val="both"/>
        <w:rPr>
          <w:del w:id="92" w:author="DELL" w:date="2026-05-05T15:46:00Z"/>
          <w:rFonts w:ascii="Times New Roman" w:hAnsi="Times New Roman"/>
          <w:sz w:val="25"/>
          <w:szCs w:val="25"/>
          <w:lang w:val="vi-VN"/>
        </w:rPr>
      </w:pPr>
      <w:del w:id="93" w:author="DELL" w:date="2026-05-05T15:46:00Z">
        <w:r w:rsidRPr="00A5017A" w:rsidDel="00844AA9">
          <w:rPr>
            <w:rFonts w:ascii="Times New Roman" w:hAnsi="Times New Roman"/>
            <w:sz w:val="25"/>
            <w:szCs w:val="25"/>
            <w:lang w:val="vi-VN"/>
          </w:rPr>
          <w:delText>(c) Một Bên quyết định giải thể hoặc thanh lý; hoặc</w:delText>
        </w:r>
      </w:del>
    </w:p>
    <w:p w14:paraId="327B4738" w14:textId="7CA6B601" w:rsidR="00A9330D" w:rsidRPr="00A5017A" w:rsidDel="00844AA9" w:rsidRDefault="00A9330D" w:rsidP="00A9330D">
      <w:pPr>
        <w:widowControl w:val="0"/>
        <w:spacing w:before="120" w:after="120" w:line="288" w:lineRule="auto"/>
        <w:ind w:left="720"/>
        <w:jc w:val="both"/>
        <w:rPr>
          <w:del w:id="94" w:author="DELL" w:date="2026-05-05T15:46:00Z"/>
          <w:rFonts w:ascii="Times New Roman" w:hAnsi="Times New Roman"/>
          <w:sz w:val="25"/>
          <w:szCs w:val="25"/>
          <w:lang w:val="vi-VN"/>
        </w:rPr>
      </w:pPr>
      <w:del w:id="95" w:author="DELL" w:date="2026-05-05T15:46:00Z">
        <w:r w:rsidRPr="00A5017A" w:rsidDel="00844AA9">
          <w:rPr>
            <w:rFonts w:ascii="Times New Roman" w:hAnsi="Times New Roman"/>
            <w:sz w:val="25"/>
            <w:szCs w:val="25"/>
            <w:lang w:val="vi-VN"/>
          </w:rPr>
          <w:delText>(d) Một Bên có sự thay đổi trọng yếu về cơ cấu vốn/chủ sở hữu, bao gồm nhưng không giới hạn việc bị thâu tóm hoặc sáp nhập với các công ty khác.</w:delText>
        </w:r>
      </w:del>
    </w:p>
    <w:p w14:paraId="5AD3120B" w14:textId="29E02152" w:rsidR="00D036D6" w:rsidRPr="00A5017A" w:rsidRDefault="00D036D6" w:rsidP="005D5CD8">
      <w:pPr>
        <w:spacing w:before="120" w:after="120" w:line="288" w:lineRule="auto"/>
        <w:jc w:val="both"/>
        <w:rPr>
          <w:rFonts w:ascii="Times New Roman" w:hAnsi="Times New Roman"/>
          <w:b/>
          <w:sz w:val="25"/>
          <w:szCs w:val="25"/>
          <w:lang w:val="vi-VN"/>
        </w:rPr>
      </w:pPr>
      <w:r w:rsidRPr="00A5017A">
        <w:rPr>
          <w:rFonts w:ascii="Times New Roman" w:hAnsi="Times New Roman"/>
          <w:b/>
          <w:sz w:val="25"/>
          <w:szCs w:val="25"/>
          <w:lang w:val="vi-VN"/>
        </w:rPr>
        <w:t xml:space="preserve">ĐIỀU </w:t>
      </w:r>
      <w:r w:rsidR="00674608" w:rsidRPr="00A5017A">
        <w:rPr>
          <w:rFonts w:ascii="Times New Roman" w:hAnsi="Times New Roman"/>
          <w:b/>
          <w:sz w:val="25"/>
          <w:szCs w:val="25"/>
          <w:lang w:val="vi-VN"/>
        </w:rPr>
        <w:t>10</w:t>
      </w:r>
      <w:r w:rsidRPr="00A5017A">
        <w:rPr>
          <w:rFonts w:ascii="Times New Roman" w:hAnsi="Times New Roman"/>
          <w:b/>
          <w:sz w:val="25"/>
          <w:szCs w:val="25"/>
          <w:lang w:val="vi-VN"/>
        </w:rPr>
        <w:t>: SỰ KIỆN BẤT KHẢ KHÁNG</w:t>
      </w:r>
    </w:p>
    <w:p w14:paraId="0055CCE6" w14:textId="62521874" w:rsidR="00D036D6" w:rsidRPr="00A5017A" w:rsidRDefault="00674608" w:rsidP="005267A9">
      <w:p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10</w:t>
      </w:r>
      <w:r w:rsidR="005267A9" w:rsidRPr="00A5017A">
        <w:rPr>
          <w:rFonts w:ascii="Times New Roman" w:hAnsi="Times New Roman"/>
          <w:sz w:val="25"/>
          <w:szCs w:val="25"/>
          <w:lang w:val="vi-VN"/>
        </w:rPr>
        <w:t>.1</w:t>
      </w:r>
      <w:r w:rsidR="005267A9" w:rsidRPr="00A5017A">
        <w:rPr>
          <w:rFonts w:ascii="Times New Roman" w:hAnsi="Times New Roman"/>
          <w:sz w:val="25"/>
          <w:szCs w:val="25"/>
          <w:lang w:val="vi-VN"/>
        </w:rPr>
        <w:tab/>
      </w:r>
      <w:r w:rsidR="00D036D6" w:rsidRPr="00A5017A">
        <w:rPr>
          <w:rFonts w:ascii="Times New Roman" w:hAnsi="Times New Roman"/>
          <w:sz w:val="25"/>
          <w:szCs w:val="25"/>
          <w:lang w:val="vi-VN"/>
        </w:rPr>
        <w:t>Sự kiện bất khả kháng là các sự kiện xảy ra một cách khách quan không thể lường trước được và không thể ngăn chặn, khắc phục được mặc dù đã áp dụng mọi biện pháp và khả năng cho phép, khiến cho các Bên không thể thực hiện hoặc thực hiện không đúng và đầy đủ nghĩa vụ của mình theo Hợp đồng, bao gồm nhưng không giới hạn ở: Thay đổi về pháp luật, hành động hoặc quyết định của cơ quan nhà nước, thiên tai, dịch bệnh, chiến tranh, hỏa hoạn, đình công, việc ngưng trệ hoặc gián đoạn các phương tiện giao thông hoặc các tiện ích khác như vấn đề khách quan liên quan đến cáp quang hay đường truyền Internet.</w:t>
      </w:r>
    </w:p>
    <w:p w14:paraId="2C228090" w14:textId="11BFC3DE" w:rsidR="00D036D6" w:rsidRPr="00A5017A" w:rsidRDefault="00674608" w:rsidP="005267A9">
      <w:p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10</w:t>
      </w:r>
      <w:r w:rsidR="005267A9" w:rsidRPr="00A5017A">
        <w:rPr>
          <w:rFonts w:ascii="Times New Roman" w:hAnsi="Times New Roman"/>
          <w:sz w:val="25"/>
          <w:szCs w:val="25"/>
          <w:lang w:val="vi-VN"/>
        </w:rPr>
        <w:t>.2</w:t>
      </w:r>
      <w:r w:rsidR="005267A9" w:rsidRPr="00A5017A">
        <w:rPr>
          <w:rFonts w:ascii="Times New Roman" w:hAnsi="Times New Roman"/>
          <w:sz w:val="25"/>
          <w:szCs w:val="25"/>
          <w:lang w:val="vi-VN"/>
        </w:rPr>
        <w:tab/>
      </w:r>
      <w:r w:rsidR="00D036D6" w:rsidRPr="00A5017A">
        <w:rPr>
          <w:rFonts w:ascii="Times New Roman" w:hAnsi="Times New Roman"/>
          <w:sz w:val="25"/>
          <w:szCs w:val="25"/>
          <w:lang w:val="vi-VN"/>
        </w:rPr>
        <w:t>Khi một Bên bị ảnh hưởng bởi sự kiện bất khả kháng, thì phải thông báo cho Bên kia biết trong thời hạn 24 (hai mươi bốn) giờ kể từ thời điểm xảy ra sự kiện bất khả kháng, nêu rõ căn cứ chứng minh có sự kiện bất khả kháng và các biện pháp mà Bên bị ảnh hưởng đã nỗ lực thực hiện để khắc phục. Thời gian xảy ra sự kiện bất khả kháng sẽ không được tính vào thời hạn thực hiện công việc được các Bên Hợp đồng.</w:t>
      </w:r>
    </w:p>
    <w:p w14:paraId="50C1CD3E" w14:textId="6136C6BC" w:rsidR="00D036D6" w:rsidRPr="00A5017A" w:rsidRDefault="00674608" w:rsidP="005267A9">
      <w:p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10</w:t>
      </w:r>
      <w:r w:rsidR="005267A9" w:rsidRPr="00A5017A">
        <w:rPr>
          <w:rFonts w:ascii="Times New Roman" w:hAnsi="Times New Roman"/>
          <w:sz w:val="25"/>
          <w:szCs w:val="25"/>
          <w:lang w:val="vi-VN"/>
        </w:rPr>
        <w:t>.3</w:t>
      </w:r>
      <w:r w:rsidR="005267A9" w:rsidRPr="00A5017A">
        <w:rPr>
          <w:rFonts w:ascii="Times New Roman" w:hAnsi="Times New Roman"/>
          <w:sz w:val="25"/>
          <w:szCs w:val="25"/>
          <w:lang w:val="vi-VN"/>
        </w:rPr>
        <w:tab/>
      </w:r>
      <w:r w:rsidR="00D036D6" w:rsidRPr="00A5017A">
        <w:rPr>
          <w:rFonts w:ascii="Times New Roman" w:hAnsi="Times New Roman"/>
          <w:sz w:val="25"/>
          <w:szCs w:val="25"/>
          <w:lang w:val="vi-VN"/>
        </w:rPr>
        <w:t>Khi Hợp đồng chấm dứt do sự kiện bất khả kháng, Bên A sẽ được thanh toán tương ứng với công việc, chi phí đã bỏ ra cho việc thực hiện Hợp đồng. Không Bên nào có nghĩa vụ với Bên kia đối với những thiệt hại phát sinh sau khi xảy ra sự kiện bất khả kháng hay liên quan đến việc chấm dứt Hợp đồng này do sự kiện bất khả kháng.</w:t>
      </w:r>
    </w:p>
    <w:p w14:paraId="00157844" w14:textId="3938ED3C" w:rsidR="00D036D6" w:rsidRPr="00A5017A" w:rsidRDefault="00674608" w:rsidP="005267A9">
      <w:p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10</w:t>
      </w:r>
      <w:r w:rsidR="005267A9" w:rsidRPr="00A5017A">
        <w:rPr>
          <w:rFonts w:ascii="Times New Roman" w:hAnsi="Times New Roman"/>
          <w:sz w:val="25"/>
          <w:szCs w:val="25"/>
          <w:lang w:val="vi-VN"/>
        </w:rPr>
        <w:t>.4</w:t>
      </w:r>
      <w:r w:rsidR="005267A9" w:rsidRPr="00A5017A">
        <w:rPr>
          <w:rFonts w:ascii="Times New Roman" w:hAnsi="Times New Roman"/>
          <w:sz w:val="25"/>
          <w:szCs w:val="25"/>
          <w:lang w:val="vi-VN"/>
        </w:rPr>
        <w:tab/>
      </w:r>
      <w:r w:rsidR="00D036D6" w:rsidRPr="00A5017A">
        <w:rPr>
          <w:rFonts w:ascii="Times New Roman" w:hAnsi="Times New Roman"/>
          <w:sz w:val="25"/>
          <w:szCs w:val="25"/>
          <w:lang w:val="vi-VN"/>
        </w:rPr>
        <w:t>Mọi trường hợp bất khả kháng sẽ không được xem xét nếu sự kiện đó không là nguyên nhân trực tiếp gây ra trở ngại hoặc cản trở Bên bị ảnh hưởng thực hiện các trách nhiệm của mình theo Hợp đồng và Bên bị ảnh hưởng không thông báo cho Bên còn lại trong thời hạn 24 (hai mươi bốn) giờ kể từ thời điểm xảy ra sự kiện bất khả kháng, chưa thực hiện hết sức bằng nỗ lực của mình để làm giảm, hoặc tránh thiệt hại, và khắc phục hậu quả do sự kiện bất khả kháng gây ra. Trường hợp khó khăn đơn thuần về mặt tài chính, nhân sự của các Bên không được xem là sự kiện bất khả kháng theo quy định tại Điều này.</w:t>
      </w:r>
    </w:p>
    <w:p w14:paraId="35FE1CDE" w14:textId="194F196A" w:rsidR="005D5CD8" w:rsidRPr="00A5017A" w:rsidRDefault="005D5CD8" w:rsidP="005D5CD8">
      <w:pPr>
        <w:spacing w:before="120" w:after="120" w:line="288" w:lineRule="auto"/>
        <w:jc w:val="both"/>
        <w:rPr>
          <w:rFonts w:ascii="Times New Roman" w:hAnsi="Times New Roman"/>
          <w:b/>
          <w:sz w:val="25"/>
          <w:szCs w:val="25"/>
          <w:lang w:val="vi-VN"/>
        </w:rPr>
      </w:pPr>
      <w:r w:rsidRPr="00A5017A">
        <w:rPr>
          <w:rFonts w:ascii="Times New Roman" w:hAnsi="Times New Roman"/>
          <w:b/>
          <w:sz w:val="25"/>
          <w:szCs w:val="25"/>
          <w:lang w:val="vi-VN"/>
        </w:rPr>
        <w:t xml:space="preserve">ĐIỀU </w:t>
      </w:r>
      <w:r w:rsidR="00674608" w:rsidRPr="00A5017A">
        <w:rPr>
          <w:rFonts w:ascii="Times New Roman" w:hAnsi="Times New Roman"/>
          <w:b/>
          <w:sz w:val="25"/>
          <w:szCs w:val="25"/>
          <w:lang w:val="vi-VN"/>
        </w:rPr>
        <w:t>11</w:t>
      </w:r>
      <w:r w:rsidRPr="00A5017A">
        <w:rPr>
          <w:rFonts w:ascii="Times New Roman" w:hAnsi="Times New Roman"/>
          <w:b/>
          <w:sz w:val="25"/>
          <w:szCs w:val="25"/>
          <w:lang w:val="vi-VN"/>
        </w:rPr>
        <w:t>: GIẢI QUYẾT TRANH CHẤP</w:t>
      </w:r>
    </w:p>
    <w:p w14:paraId="26F0EB7F" w14:textId="4E1612A4" w:rsidR="005267A9" w:rsidRPr="00A5017A" w:rsidRDefault="00674608" w:rsidP="005267A9">
      <w:pPr>
        <w:pStyle w:val="BodyText"/>
        <w:spacing w:after="120" w:line="288" w:lineRule="auto"/>
        <w:ind w:right="261"/>
        <w:rPr>
          <w:rFonts w:ascii="Times New Roman" w:hAnsi="Times New Roman"/>
          <w:sz w:val="25"/>
          <w:szCs w:val="25"/>
          <w:lang w:val="vi-VN"/>
        </w:rPr>
      </w:pPr>
      <w:r w:rsidRPr="00A5017A">
        <w:rPr>
          <w:rFonts w:ascii="Times New Roman" w:hAnsi="Times New Roman"/>
          <w:sz w:val="25"/>
          <w:szCs w:val="25"/>
          <w:lang w:val="vi-VN"/>
        </w:rPr>
        <w:lastRenderedPageBreak/>
        <w:t>11</w:t>
      </w:r>
      <w:r w:rsidR="005267A9" w:rsidRPr="00A5017A">
        <w:rPr>
          <w:rFonts w:ascii="Times New Roman" w:hAnsi="Times New Roman"/>
          <w:sz w:val="25"/>
          <w:szCs w:val="25"/>
          <w:lang w:val="vi-VN"/>
        </w:rPr>
        <w:t>.1</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 xml:space="preserve">Trong quá trình thực hiện Hợp đồng này nếu xảy ra bất kỳ sự bất đồng nào, Bên nảy sinh bất đồng sẽ thông báo cho bên kia bằng văn bản. Hai bên sẽ thương lượng để giải quyết các bất đồng đó. </w:t>
      </w:r>
    </w:p>
    <w:p w14:paraId="70A64A8F" w14:textId="4FB66FC0" w:rsidR="005D5CD8" w:rsidRPr="00A5017A" w:rsidRDefault="00674608" w:rsidP="005267A9">
      <w:pPr>
        <w:pStyle w:val="BodyText"/>
        <w:spacing w:after="120" w:line="288" w:lineRule="auto"/>
        <w:ind w:right="261"/>
        <w:rPr>
          <w:rFonts w:ascii="Times New Roman" w:hAnsi="Times New Roman"/>
          <w:sz w:val="25"/>
          <w:szCs w:val="25"/>
          <w:lang w:val="vi-VN"/>
        </w:rPr>
      </w:pPr>
      <w:r w:rsidRPr="00A5017A">
        <w:rPr>
          <w:rFonts w:ascii="Times New Roman" w:hAnsi="Times New Roman"/>
          <w:sz w:val="25"/>
          <w:szCs w:val="25"/>
          <w:lang w:val="vi-VN"/>
        </w:rPr>
        <w:t>11</w:t>
      </w:r>
      <w:r w:rsidR="005267A9" w:rsidRPr="00A5017A">
        <w:rPr>
          <w:rFonts w:ascii="Times New Roman" w:hAnsi="Times New Roman"/>
          <w:sz w:val="25"/>
          <w:szCs w:val="25"/>
          <w:lang w:val="vi-VN"/>
        </w:rPr>
        <w:t>.2</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Trường hợp các bên không tự thương lượng được thì sự việc sẽ được đưa ra giải quyết theo qui định của pháp luật.</w:t>
      </w:r>
    </w:p>
    <w:p w14:paraId="75C949C1" w14:textId="4C205047" w:rsidR="005D5CD8" w:rsidRPr="00A5017A" w:rsidRDefault="005D5CD8" w:rsidP="005D5CD8">
      <w:pPr>
        <w:spacing w:before="120" w:after="120" w:line="288" w:lineRule="auto"/>
        <w:jc w:val="both"/>
        <w:rPr>
          <w:rFonts w:ascii="Times New Roman" w:hAnsi="Times New Roman"/>
          <w:b/>
          <w:sz w:val="25"/>
          <w:szCs w:val="25"/>
          <w:lang w:val="vi-VN"/>
        </w:rPr>
      </w:pPr>
      <w:r w:rsidRPr="00A5017A">
        <w:rPr>
          <w:rFonts w:ascii="Times New Roman" w:hAnsi="Times New Roman"/>
          <w:b/>
          <w:sz w:val="25"/>
          <w:szCs w:val="25"/>
          <w:lang w:val="vi-VN"/>
        </w:rPr>
        <w:t xml:space="preserve">ĐIỀU </w:t>
      </w:r>
      <w:r w:rsidR="00674608" w:rsidRPr="00A5017A">
        <w:rPr>
          <w:rFonts w:ascii="Times New Roman" w:hAnsi="Times New Roman"/>
          <w:b/>
          <w:sz w:val="25"/>
          <w:szCs w:val="25"/>
          <w:lang w:val="vi-VN"/>
        </w:rPr>
        <w:t>12</w:t>
      </w:r>
      <w:r w:rsidRPr="00A5017A">
        <w:rPr>
          <w:rFonts w:ascii="Times New Roman" w:hAnsi="Times New Roman"/>
          <w:b/>
          <w:sz w:val="25"/>
          <w:szCs w:val="25"/>
          <w:lang w:val="vi-VN"/>
        </w:rPr>
        <w:t xml:space="preserve">: HIỆU LỰC THI HÀNH </w:t>
      </w:r>
    </w:p>
    <w:p w14:paraId="461F6CF8" w14:textId="77777777" w:rsidR="005D5CD8" w:rsidRPr="00A5017A" w:rsidRDefault="005D5CD8" w:rsidP="005D5CD8">
      <w:pPr>
        <w:pStyle w:val="BodyText"/>
        <w:spacing w:after="120" w:line="288" w:lineRule="auto"/>
        <w:ind w:right="261" w:firstLine="720"/>
        <w:rPr>
          <w:rFonts w:ascii="Times New Roman" w:hAnsi="Times New Roman"/>
          <w:sz w:val="25"/>
          <w:szCs w:val="25"/>
          <w:lang w:val="vi-VN"/>
        </w:rPr>
      </w:pPr>
      <w:r w:rsidRPr="00A5017A">
        <w:rPr>
          <w:rFonts w:ascii="Times New Roman" w:hAnsi="Times New Roman"/>
          <w:sz w:val="25"/>
          <w:szCs w:val="25"/>
          <w:lang w:val="vi-VN"/>
        </w:rPr>
        <w:t>Hợp đồng này có hiệu lực kể từ ngày ký, và chỉ được coi là kết thúc khi các Bên đã hoàn thành các nghĩa vụ của mình trong Hợp đồng. Trong trường hợp một Bên muốn sửa đổi các điều khoản trong hợp đồng thì phải thông báo cho Bên kia biết trước ít nhất là 03 ngày và cùng nhau thoả thuận lại những điểm cần thay đổi với sự đồng ý của hai Bên.</w:t>
      </w:r>
    </w:p>
    <w:p w14:paraId="3EA449AD" w14:textId="362FE722" w:rsidR="005D5CD8" w:rsidRPr="00A5017A" w:rsidRDefault="005D5CD8" w:rsidP="005D5CD8">
      <w:pPr>
        <w:pStyle w:val="BodyText"/>
        <w:spacing w:after="120" w:line="288" w:lineRule="auto"/>
        <w:ind w:right="261"/>
        <w:rPr>
          <w:rFonts w:ascii="Times New Roman" w:hAnsi="Times New Roman"/>
          <w:b/>
          <w:bCs/>
          <w:sz w:val="25"/>
          <w:szCs w:val="25"/>
          <w:lang w:val="vi-VN"/>
        </w:rPr>
      </w:pPr>
      <w:r w:rsidRPr="00A5017A">
        <w:rPr>
          <w:rFonts w:ascii="Times New Roman" w:hAnsi="Times New Roman"/>
          <w:b/>
          <w:bCs/>
          <w:sz w:val="25"/>
          <w:szCs w:val="25"/>
          <w:lang w:val="vi-VN"/>
        </w:rPr>
        <w:t xml:space="preserve">ĐIỀU </w:t>
      </w:r>
      <w:r w:rsidR="00674608" w:rsidRPr="00A5017A">
        <w:rPr>
          <w:rFonts w:ascii="Times New Roman" w:hAnsi="Times New Roman"/>
          <w:b/>
          <w:bCs/>
          <w:sz w:val="25"/>
          <w:szCs w:val="25"/>
          <w:lang w:val="vi-VN"/>
        </w:rPr>
        <w:t>13</w:t>
      </w:r>
      <w:r w:rsidRPr="00A5017A">
        <w:rPr>
          <w:rFonts w:ascii="Times New Roman" w:hAnsi="Times New Roman"/>
          <w:b/>
          <w:bCs/>
          <w:sz w:val="25"/>
          <w:szCs w:val="25"/>
          <w:lang w:val="vi-VN"/>
        </w:rPr>
        <w:t>: BẢO MẬT</w:t>
      </w:r>
    </w:p>
    <w:p w14:paraId="3FAB34AF" w14:textId="219774B5" w:rsidR="005D5CD8" w:rsidRPr="00A5017A" w:rsidRDefault="00674608" w:rsidP="005267A9">
      <w:pPr>
        <w:pStyle w:val="BodyText"/>
        <w:spacing w:after="120" w:line="288" w:lineRule="auto"/>
        <w:ind w:right="261"/>
        <w:rPr>
          <w:rFonts w:ascii="Times New Roman" w:hAnsi="Times New Roman"/>
          <w:sz w:val="25"/>
          <w:szCs w:val="25"/>
          <w:lang w:val="vi-VN"/>
        </w:rPr>
      </w:pPr>
      <w:r w:rsidRPr="00A5017A">
        <w:rPr>
          <w:rFonts w:ascii="Times New Roman" w:hAnsi="Times New Roman"/>
          <w:sz w:val="25"/>
          <w:szCs w:val="25"/>
          <w:lang w:val="vi-VN"/>
        </w:rPr>
        <w:t>13</w:t>
      </w:r>
      <w:r w:rsidR="005267A9" w:rsidRPr="00A5017A">
        <w:rPr>
          <w:rFonts w:ascii="Times New Roman" w:hAnsi="Times New Roman"/>
          <w:sz w:val="25"/>
          <w:szCs w:val="25"/>
          <w:lang w:val="vi-VN"/>
        </w:rPr>
        <w:t>.1</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Các bên có trách nhiệm giữ kín tất cả những thông tin liên quan tới hợp đồng, phụ lục hợp đồng, thông tin liên quan khác mà mình nhận được từ phía bên kia trong thời gian thực hiện hợp đồng.</w:t>
      </w:r>
    </w:p>
    <w:p w14:paraId="2610F850" w14:textId="52A1E638" w:rsidR="005D5CD8" w:rsidRPr="00A5017A" w:rsidRDefault="00674608" w:rsidP="005267A9">
      <w:pPr>
        <w:pStyle w:val="BodyText"/>
        <w:spacing w:after="120" w:line="288" w:lineRule="auto"/>
        <w:ind w:right="261"/>
        <w:rPr>
          <w:rFonts w:ascii="Times New Roman" w:hAnsi="Times New Roman"/>
          <w:sz w:val="25"/>
          <w:szCs w:val="25"/>
          <w:lang w:val="vi-VN"/>
        </w:rPr>
      </w:pPr>
      <w:r w:rsidRPr="00A5017A">
        <w:rPr>
          <w:rFonts w:ascii="Times New Roman" w:hAnsi="Times New Roman"/>
          <w:sz w:val="25"/>
          <w:szCs w:val="25"/>
          <w:lang w:val="vi-VN"/>
        </w:rPr>
        <w:t>13</w:t>
      </w:r>
      <w:r w:rsidR="005267A9" w:rsidRPr="00A5017A">
        <w:rPr>
          <w:rFonts w:ascii="Times New Roman" w:hAnsi="Times New Roman"/>
          <w:sz w:val="25"/>
          <w:szCs w:val="25"/>
          <w:lang w:val="vi-VN"/>
        </w:rPr>
        <w:t>.2</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Mỗi bên không được tiết lộ cho bất cứ bên thứ ba nào bất kỳ thông tin nói trên trừ trường hợp được chấp thuận bằng văn bản của bên kia theo yêu cầu của cơ quan quản lý Nhà nước có thẩm quyền.</w:t>
      </w:r>
    </w:p>
    <w:p w14:paraId="7412EDA0" w14:textId="13BE40EF" w:rsidR="005D5CD8" w:rsidRPr="00A5017A" w:rsidRDefault="00674608" w:rsidP="005267A9">
      <w:pPr>
        <w:pStyle w:val="BodyText"/>
        <w:spacing w:after="120" w:line="288" w:lineRule="auto"/>
        <w:ind w:right="261"/>
        <w:rPr>
          <w:rFonts w:ascii="Times New Roman" w:hAnsi="Times New Roman"/>
          <w:sz w:val="25"/>
          <w:szCs w:val="25"/>
          <w:lang w:val="vi-VN"/>
        </w:rPr>
      </w:pPr>
      <w:r w:rsidRPr="00A5017A">
        <w:rPr>
          <w:rFonts w:ascii="Times New Roman" w:hAnsi="Times New Roman"/>
          <w:sz w:val="25"/>
          <w:szCs w:val="25"/>
          <w:lang w:val="vi-VN"/>
        </w:rPr>
        <w:t>13</w:t>
      </w:r>
      <w:r w:rsidR="005267A9" w:rsidRPr="00A5017A">
        <w:rPr>
          <w:rFonts w:ascii="Times New Roman" w:hAnsi="Times New Roman"/>
          <w:sz w:val="25"/>
          <w:szCs w:val="25"/>
          <w:lang w:val="vi-VN"/>
        </w:rPr>
        <w:t>.3</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Mỗi bên phải tiến hành mọi biện pháp cần thiết để đảm bảo rằng không một nhân viên hay bất cứ ai thuộc sự quản lý của mình vi phạm điều khoản này.</w:t>
      </w:r>
    </w:p>
    <w:p w14:paraId="153307CB" w14:textId="18475877" w:rsidR="005D5CD8" w:rsidRPr="00A5017A" w:rsidRDefault="00674608" w:rsidP="005267A9">
      <w:pPr>
        <w:pStyle w:val="BodyText"/>
        <w:spacing w:after="120" w:line="288" w:lineRule="auto"/>
        <w:ind w:right="261"/>
        <w:rPr>
          <w:rFonts w:ascii="Times New Roman" w:hAnsi="Times New Roman"/>
          <w:sz w:val="25"/>
          <w:szCs w:val="25"/>
          <w:lang w:val="vi-VN"/>
        </w:rPr>
      </w:pPr>
      <w:r w:rsidRPr="00A5017A">
        <w:rPr>
          <w:rFonts w:ascii="Times New Roman" w:hAnsi="Times New Roman"/>
          <w:sz w:val="25"/>
          <w:szCs w:val="25"/>
          <w:lang w:val="vi-VN"/>
        </w:rPr>
        <w:t>13</w:t>
      </w:r>
      <w:r w:rsidR="005267A9" w:rsidRPr="00A5017A">
        <w:rPr>
          <w:rFonts w:ascii="Times New Roman" w:hAnsi="Times New Roman"/>
          <w:sz w:val="25"/>
          <w:szCs w:val="25"/>
          <w:lang w:val="vi-VN"/>
        </w:rPr>
        <w:t>.4</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Điều khoản này vẫn sẽ còn hiệu lực ngay cả khi Hợp đồng này hết hiệu lực và hai bên không còn hợp tác.</w:t>
      </w:r>
    </w:p>
    <w:p w14:paraId="61BEA32D" w14:textId="60C2062F" w:rsidR="005D5CD8" w:rsidRPr="00A5017A" w:rsidRDefault="005D5CD8" w:rsidP="005D5CD8">
      <w:pPr>
        <w:pStyle w:val="BodyText"/>
        <w:spacing w:after="120" w:line="288" w:lineRule="auto"/>
        <w:ind w:right="261"/>
        <w:rPr>
          <w:rFonts w:ascii="Times New Roman" w:hAnsi="Times New Roman"/>
          <w:b/>
          <w:bCs/>
          <w:sz w:val="25"/>
          <w:szCs w:val="25"/>
          <w:lang w:val="vi-VN"/>
        </w:rPr>
      </w:pPr>
      <w:r w:rsidRPr="00A5017A">
        <w:rPr>
          <w:rFonts w:ascii="Times New Roman" w:hAnsi="Times New Roman"/>
          <w:b/>
          <w:bCs/>
          <w:sz w:val="25"/>
          <w:szCs w:val="25"/>
          <w:lang w:val="vi-VN"/>
        </w:rPr>
        <w:t xml:space="preserve">ĐIỀU </w:t>
      </w:r>
      <w:r w:rsidR="00674608" w:rsidRPr="00A5017A">
        <w:rPr>
          <w:rFonts w:ascii="Times New Roman" w:hAnsi="Times New Roman"/>
          <w:b/>
          <w:bCs/>
          <w:sz w:val="25"/>
          <w:szCs w:val="25"/>
          <w:lang w:val="vi-VN"/>
        </w:rPr>
        <w:t>14</w:t>
      </w:r>
      <w:r w:rsidRPr="00A5017A">
        <w:rPr>
          <w:rFonts w:ascii="Times New Roman" w:hAnsi="Times New Roman"/>
          <w:b/>
          <w:bCs/>
          <w:sz w:val="25"/>
          <w:szCs w:val="25"/>
          <w:lang w:val="vi-VN"/>
        </w:rPr>
        <w:t>: ĐIỀU KHOẢN CHUNG</w:t>
      </w:r>
    </w:p>
    <w:p w14:paraId="693A6D2A" w14:textId="281645AE" w:rsidR="0072085A" w:rsidRPr="00A5017A" w:rsidRDefault="00674608" w:rsidP="005D5CD8">
      <w:pPr>
        <w:tabs>
          <w:tab w:val="left" w:pos="426"/>
        </w:tabs>
        <w:spacing w:before="120" w:line="276" w:lineRule="auto"/>
        <w:jc w:val="both"/>
        <w:rPr>
          <w:rFonts w:ascii="Times New Roman" w:hAnsi="Times New Roman"/>
          <w:sz w:val="25"/>
          <w:szCs w:val="25"/>
          <w:lang w:val="vi-VN"/>
        </w:rPr>
      </w:pPr>
      <w:r w:rsidRPr="00A5017A">
        <w:rPr>
          <w:rFonts w:ascii="Times New Roman" w:hAnsi="Times New Roman"/>
          <w:sz w:val="25"/>
          <w:szCs w:val="25"/>
          <w:lang w:val="vi-VN"/>
        </w:rPr>
        <w:t>14</w:t>
      </w:r>
      <w:r w:rsidR="005267A9" w:rsidRPr="00A5017A">
        <w:rPr>
          <w:rFonts w:ascii="Times New Roman" w:hAnsi="Times New Roman"/>
          <w:sz w:val="25"/>
          <w:szCs w:val="25"/>
          <w:lang w:val="vi-VN"/>
        </w:rPr>
        <w:t>.1</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Hợp đồng theo đơn giá này có hiệu lực kể từ ngày ký.</w:t>
      </w:r>
    </w:p>
    <w:p w14:paraId="77E066E7" w14:textId="23CA692C" w:rsidR="005D5CD8" w:rsidRPr="00A5017A" w:rsidRDefault="00674608" w:rsidP="005D5CD8">
      <w:pPr>
        <w:tabs>
          <w:tab w:val="left" w:pos="426"/>
        </w:tabs>
        <w:spacing w:before="120" w:line="276" w:lineRule="auto"/>
        <w:jc w:val="both"/>
        <w:rPr>
          <w:rFonts w:ascii="Times New Roman" w:hAnsi="Times New Roman"/>
          <w:sz w:val="25"/>
          <w:szCs w:val="25"/>
          <w:lang w:val="vi-VN"/>
        </w:rPr>
      </w:pPr>
      <w:r w:rsidRPr="00A5017A">
        <w:rPr>
          <w:rFonts w:ascii="Times New Roman" w:hAnsi="Times New Roman"/>
          <w:sz w:val="25"/>
          <w:szCs w:val="25"/>
          <w:lang w:val="vi-VN"/>
        </w:rPr>
        <w:t>14</w:t>
      </w:r>
      <w:r w:rsidR="005267A9" w:rsidRPr="00A5017A">
        <w:rPr>
          <w:rFonts w:ascii="Times New Roman" w:hAnsi="Times New Roman"/>
          <w:sz w:val="25"/>
          <w:szCs w:val="25"/>
          <w:lang w:val="vi-VN"/>
        </w:rPr>
        <w:t>.2</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Mọi sửa đổi và bổ sung cho Hợp đồng này sẽ chỉ có hiệu lực khi được làm thành văn bản và có chữ ký đầy đủ của đại diện có thẩm quyền của hai bên. Bản sửa đổi bổ sung này sẽ được coi là một phần không tách rời của Hợp đồng và có hiệu lực kể từ ngày hai bên ký.</w:t>
      </w:r>
    </w:p>
    <w:p w14:paraId="2141CC79" w14:textId="5F762A10" w:rsidR="006825BF" w:rsidRPr="00A5017A" w:rsidRDefault="00674608" w:rsidP="00C443C7">
      <w:pPr>
        <w:tabs>
          <w:tab w:val="left" w:pos="426"/>
        </w:tabs>
        <w:spacing w:before="120" w:line="276" w:lineRule="auto"/>
        <w:jc w:val="both"/>
        <w:rPr>
          <w:rFonts w:ascii="Times New Roman" w:hAnsi="Times New Roman"/>
          <w:sz w:val="25"/>
          <w:szCs w:val="25"/>
        </w:rPr>
      </w:pPr>
      <w:r w:rsidRPr="00A5017A">
        <w:rPr>
          <w:rFonts w:ascii="Times New Roman" w:hAnsi="Times New Roman"/>
          <w:sz w:val="25"/>
          <w:szCs w:val="25"/>
          <w:lang w:val="vi-VN"/>
        </w:rPr>
        <w:t>14</w:t>
      </w:r>
      <w:r w:rsidR="005267A9" w:rsidRPr="00A5017A">
        <w:rPr>
          <w:rFonts w:ascii="Times New Roman" w:hAnsi="Times New Roman"/>
          <w:sz w:val="25"/>
          <w:szCs w:val="25"/>
          <w:lang w:val="vi-VN"/>
        </w:rPr>
        <w:t>.3</w:t>
      </w:r>
      <w:r w:rsidR="005267A9" w:rsidRPr="00A5017A">
        <w:rPr>
          <w:rFonts w:ascii="Times New Roman" w:hAnsi="Times New Roman"/>
          <w:sz w:val="25"/>
          <w:szCs w:val="25"/>
          <w:lang w:val="vi-VN"/>
        </w:rPr>
        <w:tab/>
      </w:r>
      <w:r w:rsidR="0072085A" w:rsidRPr="00A5017A">
        <w:rPr>
          <w:rFonts w:ascii="Times New Roman" w:hAnsi="Times New Roman"/>
          <w:sz w:val="25"/>
          <w:szCs w:val="25"/>
          <w:lang w:val="vi-VN"/>
        </w:rPr>
        <w:t>Không một Bên nào trong Hợp đồng này được chuyển nhượng hoặc chuyển giao các quyền và nghĩa vụ của mình theo Hợp đồng này nếu không có sự nhất trí trước bằng văn bản của Bên kia.</w:t>
      </w:r>
    </w:p>
    <w:p w14:paraId="76D8A3A6" w14:textId="41382074" w:rsidR="005D5CD8" w:rsidRPr="00A5017A" w:rsidRDefault="00674608" w:rsidP="005D5CD8">
      <w:pPr>
        <w:tabs>
          <w:tab w:val="left" w:pos="426"/>
        </w:tabs>
        <w:spacing w:before="120" w:line="276" w:lineRule="auto"/>
        <w:jc w:val="both"/>
        <w:rPr>
          <w:rFonts w:ascii="Times New Roman" w:hAnsi="Times New Roman"/>
          <w:sz w:val="25"/>
          <w:szCs w:val="25"/>
          <w:lang w:val="vi-VN"/>
        </w:rPr>
      </w:pPr>
      <w:r w:rsidRPr="00A5017A">
        <w:rPr>
          <w:rFonts w:ascii="Times New Roman" w:hAnsi="Times New Roman"/>
          <w:sz w:val="25"/>
          <w:szCs w:val="25"/>
          <w:lang w:val="vi-VN"/>
        </w:rPr>
        <w:t>14</w:t>
      </w:r>
      <w:r w:rsidR="005267A9" w:rsidRPr="00A5017A">
        <w:rPr>
          <w:rFonts w:ascii="Times New Roman" w:hAnsi="Times New Roman"/>
          <w:sz w:val="25"/>
          <w:szCs w:val="25"/>
          <w:lang w:val="vi-VN"/>
        </w:rPr>
        <w:t>.4</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Hai bên cam kết sẽ thực hiện nghiêm chỉnh các điều khoản qui định trong Hợp đồng.</w:t>
      </w:r>
    </w:p>
    <w:p w14:paraId="700B21B2" w14:textId="22EC74F0" w:rsidR="006825BF" w:rsidRPr="00A5017A" w:rsidRDefault="00674608" w:rsidP="005D5CD8">
      <w:pPr>
        <w:pStyle w:val="BodyText"/>
        <w:spacing w:after="120" w:line="288" w:lineRule="auto"/>
        <w:ind w:right="261"/>
        <w:rPr>
          <w:rFonts w:ascii="Times New Roman" w:hAnsi="Times New Roman"/>
          <w:sz w:val="25"/>
          <w:szCs w:val="25"/>
          <w:lang w:val="vi-VN"/>
        </w:rPr>
      </w:pPr>
      <w:r w:rsidRPr="00A5017A">
        <w:rPr>
          <w:rFonts w:ascii="Times New Roman" w:hAnsi="Times New Roman"/>
          <w:sz w:val="25"/>
          <w:szCs w:val="25"/>
          <w:lang w:val="vi-VN"/>
        </w:rPr>
        <w:t>14</w:t>
      </w:r>
      <w:r w:rsidR="005267A9" w:rsidRPr="00A5017A">
        <w:rPr>
          <w:rFonts w:ascii="Times New Roman" w:hAnsi="Times New Roman"/>
          <w:sz w:val="25"/>
          <w:szCs w:val="25"/>
          <w:lang w:val="vi-VN"/>
        </w:rPr>
        <w:t>.5</w:t>
      </w:r>
      <w:r w:rsidR="005267A9" w:rsidRPr="00A5017A">
        <w:rPr>
          <w:rFonts w:ascii="Times New Roman" w:hAnsi="Times New Roman"/>
          <w:sz w:val="25"/>
          <w:szCs w:val="25"/>
          <w:lang w:val="vi-VN"/>
        </w:rPr>
        <w:tab/>
      </w:r>
      <w:r w:rsidR="005D5CD8" w:rsidRPr="00A5017A">
        <w:rPr>
          <w:rFonts w:ascii="Times New Roman" w:hAnsi="Times New Roman"/>
          <w:sz w:val="25"/>
          <w:szCs w:val="25"/>
          <w:lang w:val="vi-VN"/>
        </w:rPr>
        <w:t>Hợp đồng này được lập thành 04 bản, mỗi Bên giữ 02 bản, các bản có giá trị pháp lý như nhau.</w:t>
      </w:r>
    </w:p>
    <w:p w14:paraId="76189662" w14:textId="77777777" w:rsidR="005D5CD8" w:rsidRPr="00A5017A" w:rsidRDefault="005D5CD8" w:rsidP="005D5CD8">
      <w:pPr>
        <w:spacing w:before="120"/>
        <w:jc w:val="center"/>
        <w:rPr>
          <w:rFonts w:ascii="Times New Roman" w:hAnsi="Times New Roman"/>
          <w:sz w:val="25"/>
          <w:szCs w:val="25"/>
          <w:lang w:val="vi-VN"/>
        </w:rPr>
      </w:pPr>
      <w:r w:rsidRPr="00A5017A">
        <w:rPr>
          <w:rFonts w:ascii="Times New Roman" w:hAnsi="Times New Roman"/>
          <w:sz w:val="25"/>
          <w:szCs w:val="25"/>
          <w:lang w:val="vi-VN"/>
        </w:rPr>
        <w:lastRenderedPageBreak/>
        <w:t xml:space="preserve"> </w:t>
      </w:r>
      <w:r w:rsidRPr="00A5017A">
        <w:rPr>
          <w:rFonts w:ascii="Times New Roman" w:hAnsi="Times New Roman"/>
          <w:b/>
          <w:sz w:val="25"/>
          <w:szCs w:val="25"/>
          <w:lang w:val="vi-VN"/>
        </w:rPr>
        <w:t>ĐẠI DIỆN BÊN BÁN</w:t>
      </w:r>
      <w:r w:rsidRPr="00A5017A">
        <w:rPr>
          <w:rFonts w:ascii="Times New Roman" w:hAnsi="Times New Roman"/>
          <w:b/>
          <w:sz w:val="25"/>
          <w:szCs w:val="25"/>
          <w:lang w:val="vi-VN"/>
        </w:rPr>
        <w:tab/>
      </w:r>
      <w:r w:rsidRPr="00A5017A">
        <w:rPr>
          <w:rFonts w:ascii="Times New Roman" w:hAnsi="Times New Roman"/>
          <w:b/>
          <w:sz w:val="25"/>
          <w:szCs w:val="25"/>
          <w:lang w:val="vi-VN"/>
        </w:rPr>
        <w:tab/>
      </w:r>
      <w:r w:rsidRPr="00A5017A">
        <w:rPr>
          <w:rFonts w:ascii="Times New Roman" w:hAnsi="Times New Roman"/>
          <w:b/>
          <w:sz w:val="25"/>
          <w:szCs w:val="25"/>
          <w:lang w:val="vi-VN"/>
        </w:rPr>
        <w:tab/>
      </w:r>
      <w:r w:rsidRPr="00A5017A">
        <w:rPr>
          <w:rFonts w:ascii="Times New Roman" w:hAnsi="Times New Roman"/>
          <w:b/>
          <w:sz w:val="25"/>
          <w:szCs w:val="25"/>
          <w:lang w:val="vi-VN"/>
        </w:rPr>
        <w:tab/>
        <w:t>ĐẠI DIỆN BÊN MUA</w:t>
      </w:r>
    </w:p>
    <w:p w14:paraId="39556087" w14:textId="382CC034" w:rsidR="005D5CD8" w:rsidRPr="00A5017A" w:rsidRDefault="005267A9" w:rsidP="00F907FD">
      <w:pPr>
        <w:rPr>
          <w:rFonts w:ascii="Times New Roman" w:hAnsi="Times New Roman"/>
          <w:sz w:val="25"/>
          <w:szCs w:val="25"/>
          <w:lang w:val="vi-VN"/>
        </w:rPr>
      </w:pPr>
      <w:r w:rsidRPr="00A5017A">
        <w:rPr>
          <w:rFonts w:ascii="Times New Roman" w:hAnsi="Times New Roman"/>
          <w:sz w:val="25"/>
          <w:szCs w:val="25"/>
          <w:lang w:val="vi-VN"/>
        </w:rPr>
        <w:tab/>
      </w:r>
      <w:r w:rsidRPr="00A5017A">
        <w:rPr>
          <w:rFonts w:ascii="Times New Roman" w:hAnsi="Times New Roman"/>
          <w:sz w:val="25"/>
          <w:szCs w:val="25"/>
          <w:lang w:val="vi-VN"/>
        </w:rPr>
        <w:tab/>
      </w:r>
    </w:p>
    <w:p w14:paraId="4A0E7AD9" w14:textId="77777777" w:rsidR="005267A9" w:rsidRPr="00A5017A" w:rsidRDefault="005267A9" w:rsidP="00F907FD">
      <w:pPr>
        <w:rPr>
          <w:rFonts w:ascii="Times New Roman" w:hAnsi="Times New Roman"/>
          <w:sz w:val="25"/>
          <w:szCs w:val="25"/>
          <w:lang w:val="vi-VN"/>
        </w:rPr>
      </w:pPr>
    </w:p>
    <w:p w14:paraId="63538F01" w14:textId="77777777" w:rsidR="00F40B91" w:rsidRPr="00A5017A" w:rsidRDefault="00F40B91" w:rsidP="00F907FD">
      <w:pPr>
        <w:rPr>
          <w:rFonts w:ascii="Times New Roman" w:hAnsi="Times New Roman"/>
          <w:sz w:val="25"/>
          <w:szCs w:val="25"/>
          <w:lang w:val="vi-VN"/>
        </w:rPr>
      </w:pPr>
    </w:p>
    <w:p w14:paraId="3DF8812A" w14:textId="77777777" w:rsidR="00F40B91" w:rsidRPr="00A5017A" w:rsidRDefault="00F40B91" w:rsidP="00F907FD">
      <w:pPr>
        <w:rPr>
          <w:rFonts w:ascii="Times New Roman" w:hAnsi="Times New Roman"/>
          <w:sz w:val="25"/>
          <w:szCs w:val="25"/>
          <w:lang w:val="vi-VN"/>
        </w:rPr>
      </w:pPr>
    </w:p>
    <w:p w14:paraId="237EF18E" w14:textId="77777777" w:rsidR="00F40B91" w:rsidRPr="00A5017A" w:rsidRDefault="00F40B91" w:rsidP="00F907FD">
      <w:pPr>
        <w:rPr>
          <w:rFonts w:ascii="Times New Roman" w:hAnsi="Times New Roman"/>
          <w:sz w:val="25"/>
          <w:szCs w:val="25"/>
          <w:lang w:val="vi-VN"/>
        </w:rPr>
      </w:pPr>
    </w:p>
    <w:p w14:paraId="760A3F8C" w14:textId="01094349" w:rsidR="005267A9" w:rsidRPr="00A5017A" w:rsidRDefault="005267A9" w:rsidP="00F907FD">
      <w:pPr>
        <w:rPr>
          <w:rFonts w:ascii="Times New Roman" w:hAnsi="Times New Roman"/>
          <w:sz w:val="25"/>
          <w:szCs w:val="25"/>
          <w:lang w:val="vi-VN"/>
        </w:rPr>
      </w:pPr>
    </w:p>
    <w:p w14:paraId="3F7F11E9" w14:textId="588ECB1A" w:rsidR="005267A9" w:rsidRPr="00EE0FF1" w:rsidRDefault="00F40B91" w:rsidP="00F40B91">
      <w:pPr>
        <w:ind w:firstLine="720"/>
        <w:rPr>
          <w:rFonts w:ascii="Times New Roman" w:hAnsi="Times New Roman"/>
          <w:b/>
          <w:sz w:val="25"/>
          <w:szCs w:val="25"/>
          <w:lang w:val="vi-VN"/>
          <w:rPrChange w:id="96" w:author="DELL" w:date="2026-05-05T15:58:00Z">
            <w:rPr>
              <w:rFonts w:ascii="Times New Roman" w:hAnsi="Times New Roman"/>
              <w:sz w:val="25"/>
              <w:szCs w:val="25"/>
              <w:lang w:val="vi-VN"/>
            </w:rPr>
          </w:rPrChange>
        </w:rPr>
      </w:pPr>
      <w:r w:rsidRPr="00EE0FF1">
        <w:rPr>
          <w:rFonts w:ascii="Times New Roman" w:hAnsi="Times New Roman"/>
          <w:b/>
          <w:sz w:val="25"/>
          <w:szCs w:val="25"/>
          <w:lang w:val="vi-VN"/>
          <w:rPrChange w:id="97" w:author="DELL" w:date="2026-05-05T15:58:00Z">
            <w:rPr>
              <w:rFonts w:ascii="Times New Roman" w:hAnsi="Times New Roman"/>
              <w:sz w:val="25"/>
              <w:szCs w:val="25"/>
              <w:lang w:val="vi-VN"/>
            </w:rPr>
          </w:rPrChange>
        </w:rPr>
        <w:t xml:space="preserve">       </w:t>
      </w:r>
      <w:r w:rsidR="005267A9" w:rsidRPr="00EE0FF1">
        <w:rPr>
          <w:rFonts w:ascii="Times New Roman" w:hAnsi="Times New Roman"/>
          <w:b/>
          <w:sz w:val="25"/>
          <w:szCs w:val="25"/>
          <w:lang w:val="vi-VN"/>
          <w:rPrChange w:id="98" w:author="DELL" w:date="2026-05-05T15:58:00Z">
            <w:rPr>
              <w:rFonts w:ascii="Times New Roman" w:hAnsi="Times New Roman"/>
              <w:sz w:val="25"/>
              <w:szCs w:val="25"/>
              <w:lang w:val="vi-VN"/>
            </w:rPr>
          </w:rPrChange>
        </w:rPr>
        <w:t>Đỗ Đình Đức</w:t>
      </w:r>
      <w:r w:rsidR="005267A9" w:rsidRPr="00EE0FF1">
        <w:rPr>
          <w:rFonts w:ascii="Times New Roman" w:hAnsi="Times New Roman"/>
          <w:b/>
          <w:sz w:val="25"/>
          <w:szCs w:val="25"/>
          <w:lang w:val="vi-VN"/>
          <w:rPrChange w:id="99" w:author="DELL" w:date="2026-05-05T15:58:00Z">
            <w:rPr>
              <w:rFonts w:ascii="Times New Roman" w:hAnsi="Times New Roman"/>
              <w:sz w:val="25"/>
              <w:szCs w:val="25"/>
              <w:lang w:val="vi-VN"/>
            </w:rPr>
          </w:rPrChange>
        </w:rPr>
        <w:tab/>
      </w:r>
      <w:r w:rsidR="005267A9" w:rsidRPr="00EE0FF1">
        <w:rPr>
          <w:rFonts w:ascii="Times New Roman" w:hAnsi="Times New Roman"/>
          <w:b/>
          <w:sz w:val="25"/>
          <w:szCs w:val="25"/>
          <w:lang w:val="vi-VN"/>
          <w:rPrChange w:id="100" w:author="DELL" w:date="2026-05-05T15:58:00Z">
            <w:rPr>
              <w:rFonts w:ascii="Times New Roman" w:hAnsi="Times New Roman"/>
              <w:sz w:val="25"/>
              <w:szCs w:val="25"/>
              <w:lang w:val="vi-VN"/>
            </w:rPr>
          </w:rPrChange>
        </w:rPr>
        <w:tab/>
      </w:r>
      <w:r w:rsidR="005267A9" w:rsidRPr="00EE0FF1">
        <w:rPr>
          <w:rFonts w:ascii="Times New Roman" w:hAnsi="Times New Roman"/>
          <w:b/>
          <w:sz w:val="25"/>
          <w:szCs w:val="25"/>
          <w:lang w:val="vi-VN"/>
          <w:rPrChange w:id="101" w:author="DELL" w:date="2026-05-05T15:58:00Z">
            <w:rPr>
              <w:rFonts w:ascii="Times New Roman" w:hAnsi="Times New Roman"/>
              <w:sz w:val="25"/>
              <w:szCs w:val="25"/>
              <w:lang w:val="vi-VN"/>
            </w:rPr>
          </w:rPrChange>
        </w:rPr>
        <w:tab/>
      </w:r>
      <w:r w:rsidRPr="00EE0FF1">
        <w:rPr>
          <w:rFonts w:ascii="Times New Roman" w:hAnsi="Times New Roman"/>
          <w:b/>
          <w:sz w:val="25"/>
          <w:szCs w:val="25"/>
          <w:lang w:val="vi-VN"/>
          <w:rPrChange w:id="102" w:author="DELL" w:date="2026-05-05T15:58:00Z">
            <w:rPr>
              <w:rFonts w:ascii="Times New Roman" w:hAnsi="Times New Roman"/>
              <w:sz w:val="25"/>
              <w:szCs w:val="25"/>
              <w:lang w:val="vi-VN"/>
            </w:rPr>
          </w:rPrChange>
        </w:rPr>
        <w:tab/>
      </w:r>
      <w:r w:rsidRPr="00EE0FF1">
        <w:rPr>
          <w:rFonts w:ascii="Times New Roman" w:hAnsi="Times New Roman"/>
          <w:b/>
          <w:sz w:val="25"/>
          <w:szCs w:val="25"/>
          <w:lang w:val="vi-VN"/>
          <w:rPrChange w:id="103" w:author="DELL" w:date="2026-05-05T15:58:00Z">
            <w:rPr>
              <w:rFonts w:ascii="Times New Roman" w:hAnsi="Times New Roman"/>
              <w:sz w:val="25"/>
              <w:szCs w:val="25"/>
              <w:lang w:val="vi-VN"/>
            </w:rPr>
          </w:rPrChange>
        </w:rPr>
        <w:tab/>
        <w:t xml:space="preserve">     </w:t>
      </w:r>
      <w:r w:rsidR="005267A9" w:rsidRPr="00EE0FF1">
        <w:rPr>
          <w:rFonts w:ascii="Times New Roman" w:hAnsi="Times New Roman"/>
          <w:b/>
          <w:sz w:val="25"/>
          <w:szCs w:val="25"/>
          <w:lang w:val="vi-VN"/>
          <w:rPrChange w:id="104" w:author="DELL" w:date="2026-05-05T15:58:00Z">
            <w:rPr>
              <w:rFonts w:ascii="Times New Roman" w:hAnsi="Times New Roman"/>
              <w:sz w:val="25"/>
              <w:szCs w:val="25"/>
              <w:lang w:val="vi-VN"/>
            </w:rPr>
          </w:rPrChange>
        </w:rPr>
        <w:t>Nguyễn Văn Thành</w:t>
      </w:r>
    </w:p>
    <w:p w14:paraId="482227E8" w14:textId="77777777" w:rsidR="005267A9" w:rsidRPr="00A5017A" w:rsidRDefault="005267A9">
      <w:pPr>
        <w:spacing w:after="160" w:line="278" w:lineRule="auto"/>
        <w:rPr>
          <w:rFonts w:ascii="Times New Roman" w:hAnsi="Times New Roman"/>
          <w:sz w:val="25"/>
          <w:szCs w:val="25"/>
          <w:lang w:val="vi-VN"/>
        </w:rPr>
      </w:pPr>
      <w:r w:rsidRPr="00A5017A">
        <w:rPr>
          <w:rFonts w:ascii="Times New Roman" w:hAnsi="Times New Roman"/>
          <w:sz w:val="25"/>
          <w:szCs w:val="25"/>
          <w:lang w:val="vi-VN"/>
        </w:rPr>
        <w:br w:type="page"/>
      </w:r>
    </w:p>
    <w:p w14:paraId="3C050797" w14:textId="77777777" w:rsidR="005267A9" w:rsidRPr="00A5017A" w:rsidRDefault="005267A9" w:rsidP="005267A9">
      <w:pPr>
        <w:ind w:left="720" w:firstLine="720"/>
        <w:rPr>
          <w:rFonts w:ascii="Times New Roman" w:hAnsi="Times New Roman"/>
          <w:sz w:val="25"/>
          <w:szCs w:val="25"/>
          <w:lang w:val="vi-VN"/>
        </w:rPr>
      </w:pPr>
    </w:p>
    <w:p w14:paraId="5C5073E4" w14:textId="77777777" w:rsidR="00E77D02" w:rsidRPr="00A5017A" w:rsidRDefault="005267A9" w:rsidP="00E77D02">
      <w:pPr>
        <w:jc w:val="center"/>
        <w:rPr>
          <w:rFonts w:ascii="Times New Roman" w:hAnsi="Times New Roman"/>
          <w:b/>
          <w:sz w:val="25"/>
          <w:szCs w:val="25"/>
          <w:lang w:val="vi-VN"/>
        </w:rPr>
      </w:pPr>
      <w:r w:rsidRPr="00A5017A">
        <w:rPr>
          <w:rFonts w:ascii="Times New Roman" w:hAnsi="Times New Roman"/>
          <w:b/>
          <w:sz w:val="25"/>
          <w:szCs w:val="25"/>
          <w:lang w:val="vi-VN"/>
        </w:rPr>
        <w:t>PHỤ LỤC 1</w:t>
      </w:r>
    </w:p>
    <w:p w14:paraId="62538228" w14:textId="6A7E1953" w:rsidR="003D7B25" w:rsidRPr="00A5017A" w:rsidRDefault="003D7B25" w:rsidP="00E77D02">
      <w:pPr>
        <w:jc w:val="center"/>
        <w:rPr>
          <w:rFonts w:ascii="Times New Roman" w:hAnsi="Times New Roman"/>
          <w:b/>
          <w:sz w:val="25"/>
          <w:szCs w:val="25"/>
          <w:lang w:val="vi-VN"/>
        </w:rPr>
      </w:pPr>
      <w:r w:rsidRPr="00A5017A">
        <w:rPr>
          <w:rFonts w:ascii="Times New Roman" w:hAnsi="Times New Roman"/>
          <w:b/>
          <w:sz w:val="25"/>
          <w:szCs w:val="25"/>
          <w:lang w:val="vi-VN"/>
        </w:rPr>
        <w:t>YÊU CẦU CỦA SẢN PHẨM PHẦN MỀM</w:t>
      </w:r>
    </w:p>
    <w:p w14:paraId="651A3A04" w14:textId="77777777" w:rsidR="003D7B25" w:rsidRPr="00A5017A" w:rsidRDefault="003D7B25" w:rsidP="003D7B25">
      <w:pPr>
        <w:rPr>
          <w:rFonts w:ascii="Times New Roman" w:hAnsi="Times New Roman"/>
          <w:b/>
          <w:sz w:val="25"/>
          <w:szCs w:val="25"/>
          <w:lang w:val="vi-VN"/>
        </w:rPr>
      </w:pPr>
    </w:p>
    <w:p w14:paraId="73A9F214" w14:textId="6BB015DA" w:rsidR="003D7B25" w:rsidRPr="00A5017A" w:rsidRDefault="003D7B25" w:rsidP="003D7B25">
      <w:pPr>
        <w:rPr>
          <w:rFonts w:ascii="Times New Roman" w:hAnsi="Times New Roman"/>
          <w:b/>
          <w:sz w:val="25"/>
          <w:szCs w:val="25"/>
          <w:lang w:val="vi-VN"/>
        </w:rPr>
      </w:pPr>
      <w:r w:rsidRPr="00A5017A">
        <w:rPr>
          <w:rFonts w:ascii="Times New Roman" w:hAnsi="Times New Roman"/>
          <w:b/>
          <w:sz w:val="25"/>
          <w:szCs w:val="25"/>
          <w:lang w:val="vi-VN"/>
        </w:rPr>
        <w:t>1. GIỚI THIỆU CHUNG</w:t>
      </w:r>
    </w:p>
    <w:p w14:paraId="75AF26A6" w14:textId="77777777" w:rsidR="003D7B25" w:rsidRPr="00A5017A" w:rsidRDefault="003D7B25" w:rsidP="003D7B25">
      <w:pPr>
        <w:rPr>
          <w:rFonts w:ascii="Times New Roman" w:hAnsi="Times New Roman"/>
          <w:b/>
          <w:sz w:val="25"/>
          <w:szCs w:val="25"/>
          <w:lang w:val="vi-VN"/>
        </w:rPr>
      </w:pPr>
    </w:p>
    <w:p w14:paraId="7E06927C" w14:textId="00329FE5" w:rsidR="00674608" w:rsidRPr="00A5017A" w:rsidRDefault="003D7B25">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firmware</w:t>
      </w:r>
      <w:r w:rsidR="00D25192" w:rsidRPr="00A5017A">
        <w:rPr>
          <w:rFonts w:ascii="Times New Roman" w:hAnsi="Times New Roman"/>
          <w:bCs/>
          <w:sz w:val="25"/>
          <w:szCs w:val="25"/>
          <w:lang w:val="vi-VN"/>
        </w:rPr>
        <w:t xml:space="preserve"> FPGA</w:t>
      </w:r>
      <w:r w:rsidRPr="00A5017A">
        <w:rPr>
          <w:rFonts w:ascii="Times New Roman" w:hAnsi="Times New Roman"/>
          <w:bCs/>
          <w:sz w:val="25"/>
          <w:szCs w:val="25"/>
          <w:lang w:val="vi-VN"/>
        </w:rPr>
        <w:t xml:space="preserve"> và driver cho card mạng có dây dùng chipset FPGA có chức năng OpenSwitch tăng tốc phần </w:t>
      </w:r>
      <w:r w:rsidR="00D25192" w:rsidRPr="00A5017A">
        <w:rPr>
          <w:rFonts w:ascii="Times New Roman" w:hAnsi="Times New Roman"/>
          <w:bCs/>
          <w:sz w:val="25"/>
          <w:szCs w:val="25"/>
          <w:lang w:val="vi-VN"/>
        </w:rPr>
        <w:t>cứng.</w:t>
      </w:r>
    </w:p>
    <w:p w14:paraId="78B0882E" w14:textId="77777777" w:rsidR="00D25192" w:rsidRPr="00A5017A" w:rsidRDefault="00674608">
      <w:pPr>
        <w:spacing w:after="160" w:line="278" w:lineRule="auto"/>
        <w:rPr>
          <w:rFonts w:ascii="Times New Roman" w:hAnsi="Times New Roman"/>
          <w:b/>
          <w:sz w:val="25"/>
          <w:szCs w:val="25"/>
          <w:lang w:val="vi-VN"/>
        </w:rPr>
      </w:pPr>
      <w:r w:rsidRPr="00A5017A">
        <w:rPr>
          <w:rFonts w:ascii="Times New Roman" w:hAnsi="Times New Roman"/>
          <w:b/>
          <w:sz w:val="25"/>
          <w:szCs w:val="25"/>
          <w:lang w:val="vi-VN"/>
        </w:rPr>
        <w:t xml:space="preserve">2. THÔNG </w:t>
      </w:r>
      <w:r w:rsidR="00D25192" w:rsidRPr="00A5017A">
        <w:rPr>
          <w:rFonts w:ascii="Times New Roman" w:hAnsi="Times New Roman"/>
          <w:b/>
          <w:sz w:val="25"/>
          <w:szCs w:val="25"/>
          <w:lang w:val="vi-VN"/>
        </w:rPr>
        <w:t>SỐ CARD MẠNG</w:t>
      </w:r>
    </w:p>
    <w:p w14:paraId="01A0238E" w14:textId="7990E016" w:rsidR="00D25192" w:rsidRPr="00A5017A" w:rsidRDefault="006825BF" w:rsidP="00C443C7">
      <w:pPr>
        <w:spacing w:after="160" w:line="278" w:lineRule="auto"/>
        <w:jc w:val="both"/>
        <w:rPr>
          <w:rFonts w:ascii="Times New Roman" w:hAnsi="Times New Roman"/>
          <w:bCs/>
          <w:sz w:val="25"/>
          <w:szCs w:val="25"/>
          <w:lang w:val="vi-VN"/>
        </w:rPr>
      </w:pPr>
      <w:r w:rsidRPr="00A5017A">
        <w:rPr>
          <w:rFonts w:ascii="Times New Roman" w:hAnsi="Times New Roman"/>
          <w:bCs/>
          <w:sz w:val="25"/>
          <w:szCs w:val="25"/>
          <w:lang w:val="vi-VN"/>
        </w:rPr>
        <w:t xml:space="preserve">VBtech </w:t>
      </w:r>
      <w:r w:rsidR="00545230" w:rsidRPr="00A5017A">
        <w:rPr>
          <w:rFonts w:ascii="Times New Roman" w:hAnsi="Times New Roman"/>
          <w:bCs/>
          <w:sz w:val="25"/>
          <w:szCs w:val="25"/>
          <w:lang w:val="vi-VN"/>
        </w:rPr>
        <w:t>VRX525</w:t>
      </w:r>
      <w:r w:rsidR="00D25192" w:rsidRPr="00A5017A">
        <w:rPr>
          <w:rFonts w:ascii="Times New Roman" w:hAnsi="Times New Roman"/>
          <w:bCs/>
          <w:sz w:val="25"/>
          <w:szCs w:val="25"/>
          <w:lang w:val="vi-VN"/>
        </w:rPr>
        <w:t xml:space="preserve"> là một card tăng tốc mạng được xây dựng trên nền tảng </w:t>
      </w:r>
      <w:r w:rsidR="00545230" w:rsidRPr="00A5017A">
        <w:rPr>
          <w:rFonts w:ascii="Times New Roman" w:hAnsi="Times New Roman"/>
          <w:bCs/>
          <w:sz w:val="25"/>
          <w:szCs w:val="25"/>
          <w:lang w:val="vi-VN"/>
        </w:rPr>
        <w:t>AMD/Xilinx</w:t>
      </w:r>
      <w:r w:rsidR="00D25192" w:rsidRPr="00A5017A">
        <w:rPr>
          <w:rFonts w:ascii="Times New Roman" w:hAnsi="Times New Roman"/>
          <w:bCs/>
          <w:sz w:val="25"/>
          <w:szCs w:val="25"/>
          <w:lang w:val="vi-VN"/>
        </w:rPr>
        <w:t xml:space="preserve"> Kintex UltraScale+™ XCKU5P FPGA. Sản phẩm được trang bị giao diện PCIe Gen 3 x 8 để kết nối với máy chủ tốc độ cao và hỗ trợ các giao diện 4x10G/25G, cho phép băng thông mạng lên đến 100Gbps. </w:t>
      </w:r>
      <w:r w:rsidR="00545230" w:rsidRPr="00A5017A">
        <w:rPr>
          <w:rFonts w:ascii="Times New Roman" w:hAnsi="Times New Roman"/>
          <w:bCs/>
          <w:sz w:val="25"/>
          <w:szCs w:val="25"/>
          <w:lang w:val="vi-VN"/>
        </w:rPr>
        <w:t>VRX525</w:t>
      </w:r>
      <w:r w:rsidR="00D25192" w:rsidRPr="00A5017A">
        <w:rPr>
          <w:rFonts w:ascii="Times New Roman" w:hAnsi="Times New Roman"/>
          <w:bCs/>
          <w:sz w:val="25"/>
          <w:szCs w:val="25"/>
          <w:lang w:val="vi-VN"/>
        </w:rPr>
        <w:t xml:space="preserve"> cung cấp giải pháp hiệu quả về chi phí cho các ứng dụng yêu cầu băng thông cao. </w:t>
      </w:r>
    </w:p>
    <w:p w14:paraId="2BFE1473" w14:textId="0976A8A9" w:rsidR="00D25192" w:rsidRPr="00A5017A" w:rsidRDefault="00D25192">
      <w:pPr>
        <w:spacing w:after="160" w:line="278" w:lineRule="auto"/>
        <w:rPr>
          <w:rFonts w:ascii="Times New Roman" w:hAnsi="Times New Roman"/>
          <w:sz w:val="25"/>
          <w:szCs w:val="25"/>
          <w:lang w:val="vi-VN"/>
        </w:rPr>
      </w:pPr>
      <w:r w:rsidRPr="00A5017A">
        <w:rPr>
          <w:rFonts w:ascii="Times New Roman" w:hAnsi="Times New Roman"/>
          <w:sz w:val="25"/>
          <w:szCs w:val="25"/>
          <w:lang w:val="vi-VN"/>
        </w:rPr>
        <w:t xml:space="preserve">Model: </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r>
      <w:r w:rsidR="00545230" w:rsidRPr="00A5017A">
        <w:rPr>
          <w:rFonts w:ascii="Times New Roman" w:hAnsi="Times New Roman"/>
          <w:sz w:val="25"/>
          <w:szCs w:val="25"/>
          <w:lang w:val="vi-VN"/>
        </w:rPr>
        <w:t>VRX525</w:t>
      </w:r>
      <w:r w:rsidRPr="00A5017A">
        <w:rPr>
          <w:rFonts w:ascii="Times New Roman" w:hAnsi="Times New Roman"/>
          <w:sz w:val="25"/>
          <w:szCs w:val="25"/>
          <w:lang w:val="vi-VN"/>
        </w:rPr>
        <w:br/>
        <w:t xml:space="preserve">FPGA: </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t>AMD XCKU5P</w:t>
      </w:r>
      <w:r w:rsidRPr="00A5017A">
        <w:rPr>
          <w:rFonts w:ascii="Times New Roman" w:hAnsi="Times New Roman"/>
          <w:sz w:val="25"/>
          <w:szCs w:val="25"/>
          <w:lang w:val="vi-VN"/>
        </w:rPr>
        <w:br/>
        <w:t xml:space="preserve">Kích thước: </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t>HHHL, H*L = 68.6mm x 164.7mm, single slot</w:t>
      </w:r>
      <w:r w:rsidRPr="00A5017A">
        <w:rPr>
          <w:rFonts w:ascii="Times New Roman" w:hAnsi="Times New Roman"/>
          <w:sz w:val="25"/>
          <w:szCs w:val="25"/>
          <w:lang w:val="vi-VN"/>
        </w:rPr>
        <w:br/>
        <w:t xml:space="preserve">Giao diện Mạng: </w:t>
      </w:r>
      <w:r w:rsidRPr="00A5017A">
        <w:rPr>
          <w:rFonts w:ascii="Times New Roman" w:hAnsi="Times New Roman"/>
          <w:sz w:val="25"/>
          <w:szCs w:val="25"/>
          <w:lang w:val="vi-VN"/>
        </w:rPr>
        <w:tab/>
      </w:r>
      <w:r w:rsidRPr="00A5017A">
        <w:rPr>
          <w:rFonts w:ascii="Times New Roman" w:hAnsi="Times New Roman"/>
          <w:sz w:val="25"/>
          <w:szCs w:val="25"/>
          <w:lang w:val="vi-VN"/>
        </w:rPr>
        <w:tab/>
        <w:t>4 x SFP28</w:t>
      </w:r>
      <w:r w:rsidRPr="00A5017A">
        <w:rPr>
          <w:rFonts w:ascii="Times New Roman" w:hAnsi="Times New Roman"/>
          <w:sz w:val="25"/>
          <w:szCs w:val="25"/>
          <w:lang w:val="vi-VN"/>
        </w:rPr>
        <w:br/>
        <w:t xml:space="preserve">Giao diện PCIe: </w:t>
      </w:r>
      <w:r w:rsidRPr="00A5017A">
        <w:rPr>
          <w:rFonts w:ascii="Times New Roman" w:hAnsi="Times New Roman"/>
          <w:sz w:val="25"/>
          <w:szCs w:val="25"/>
          <w:lang w:val="vi-VN"/>
        </w:rPr>
        <w:tab/>
      </w:r>
      <w:r w:rsidRPr="00A5017A">
        <w:rPr>
          <w:rFonts w:ascii="Times New Roman" w:hAnsi="Times New Roman"/>
          <w:sz w:val="25"/>
          <w:szCs w:val="25"/>
          <w:lang w:val="vi-VN"/>
        </w:rPr>
        <w:tab/>
        <w:t>PCIe 3.0 x 8</w:t>
      </w:r>
      <w:r w:rsidRPr="00A5017A">
        <w:rPr>
          <w:rFonts w:ascii="Times New Roman" w:hAnsi="Times New Roman"/>
          <w:sz w:val="25"/>
          <w:szCs w:val="25"/>
          <w:lang w:val="vi-VN"/>
        </w:rPr>
        <w:br/>
        <w:t xml:space="preserve">Bộ nhớ: </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t>4GB + ECC DDR4-2400MT/s, 72 bit</w:t>
      </w:r>
      <w:r w:rsidRPr="00A5017A">
        <w:rPr>
          <w:rFonts w:ascii="Times New Roman" w:hAnsi="Times New Roman"/>
          <w:sz w:val="25"/>
          <w:szCs w:val="25"/>
          <w:lang w:val="vi-VN"/>
        </w:rPr>
        <w:br/>
        <w:t xml:space="preserve">Flash QSPI: </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t>256Mb</w:t>
      </w:r>
      <w:r w:rsidRPr="00A5017A">
        <w:rPr>
          <w:rFonts w:ascii="Times New Roman" w:hAnsi="Times New Roman"/>
          <w:sz w:val="25"/>
          <w:szCs w:val="25"/>
          <w:lang w:val="vi-VN"/>
        </w:rPr>
        <w:br/>
        <w:t xml:space="preserve">Nhiệt độ Lưu Trữ: </w:t>
      </w:r>
      <w:r w:rsidRPr="00A5017A">
        <w:rPr>
          <w:rFonts w:ascii="Times New Roman" w:hAnsi="Times New Roman"/>
          <w:sz w:val="25"/>
          <w:szCs w:val="25"/>
          <w:lang w:val="vi-VN"/>
        </w:rPr>
        <w:tab/>
      </w:r>
      <w:r w:rsidRPr="00A5017A">
        <w:rPr>
          <w:rFonts w:ascii="Times New Roman" w:hAnsi="Times New Roman"/>
          <w:sz w:val="25"/>
          <w:szCs w:val="25"/>
          <w:lang w:val="vi-VN"/>
        </w:rPr>
        <w:tab/>
        <w:t xml:space="preserve">-40 °C </w:t>
      </w:r>
      <w:r w:rsidRPr="00A5017A">
        <w:rPr>
          <w:rFonts w:ascii="Times New Roman" w:eastAsia="SimSun" w:hAnsi="Times New Roman"/>
          <w:sz w:val="25"/>
          <w:szCs w:val="25"/>
          <w:lang w:val="vi-VN"/>
        </w:rPr>
        <w:t>～</w:t>
      </w:r>
      <w:r w:rsidRPr="00A5017A">
        <w:rPr>
          <w:rFonts w:ascii="Times New Roman" w:hAnsi="Times New Roman"/>
          <w:sz w:val="25"/>
          <w:szCs w:val="25"/>
          <w:lang w:val="vi-VN"/>
        </w:rPr>
        <w:t xml:space="preserve"> 65 °C</w:t>
      </w:r>
      <w:r w:rsidRPr="00A5017A">
        <w:rPr>
          <w:rFonts w:ascii="Times New Roman" w:hAnsi="Times New Roman"/>
          <w:sz w:val="25"/>
          <w:szCs w:val="25"/>
          <w:lang w:val="vi-VN"/>
        </w:rPr>
        <w:br/>
        <w:t xml:space="preserve">Nhiệt độ Hoạt Động: </w:t>
      </w:r>
      <w:r w:rsidRPr="00A5017A">
        <w:rPr>
          <w:rFonts w:ascii="Times New Roman" w:hAnsi="Times New Roman"/>
          <w:sz w:val="25"/>
          <w:szCs w:val="25"/>
          <w:lang w:val="vi-VN"/>
        </w:rPr>
        <w:tab/>
        <w:t xml:space="preserve">0 °C </w:t>
      </w:r>
      <w:r w:rsidRPr="00A5017A">
        <w:rPr>
          <w:rFonts w:ascii="Times New Roman" w:eastAsia="SimSun" w:hAnsi="Times New Roman"/>
          <w:sz w:val="25"/>
          <w:szCs w:val="25"/>
          <w:lang w:val="vi-VN"/>
        </w:rPr>
        <w:t>～</w:t>
      </w:r>
      <w:r w:rsidRPr="00A5017A">
        <w:rPr>
          <w:rFonts w:ascii="Times New Roman" w:hAnsi="Times New Roman"/>
          <w:sz w:val="25"/>
          <w:szCs w:val="25"/>
          <w:lang w:val="vi-VN"/>
        </w:rPr>
        <w:t xml:space="preserve"> 55 °C</w:t>
      </w:r>
      <w:r w:rsidRPr="00A5017A">
        <w:rPr>
          <w:rFonts w:ascii="Times New Roman" w:hAnsi="Times New Roman"/>
          <w:sz w:val="25"/>
          <w:szCs w:val="25"/>
          <w:lang w:val="vi-VN"/>
        </w:rPr>
        <w:br/>
        <w:t xml:space="preserve">Độ ẩm Lưu Trữ: </w:t>
      </w:r>
      <w:r w:rsidRPr="00A5017A">
        <w:rPr>
          <w:rFonts w:ascii="Times New Roman" w:hAnsi="Times New Roman"/>
          <w:sz w:val="25"/>
          <w:szCs w:val="25"/>
          <w:lang w:val="vi-VN"/>
        </w:rPr>
        <w:tab/>
      </w:r>
      <w:r w:rsidRPr="00A5017A">
        <w:rPr>
          <w:rFonts w:ascii="Times New Roman" w:hAnsi="Times New Roman"/>
          <w:sz w:val="25"/>
          <w:szCs w:val="25"/>
          <w:lang w:val="vi-VN"/>
        </w:rPr>
        <w:tab/>
        <w:t xml:space="preserve">5% RH </w:t>
      </w:r>
      <w:r w:rsidRPr="00A5017A">
        <w:rPr>
          <w:rFonts w:ascii="Times New Roman" w:eastAsia="SimSun" w:hAnsi="Times New Roman"/>
          <w:sz w:val="25"/>
          <w:szCs w:val="25"/>
          <w:lang w:val="vi-VN"/>
        </w:rPr>
        <w:t>～</w:t>
      </w:r>
      <w:r w:rsidRPr="00A5017A">
        <w:rPr>
          <w:rFonts w:ascii="Times New Roman" w:hAnsi="Times New Roman"/>
          <w:sz w:val="25"/>
          <w:szCs w:val="25"/>
          <w:lang w:val="vi-VN"/>
        </w:rPr>
        <w:t xml:space="preserve"> 95% RH (Không Ngưng Tụ)</w:t>
      </w:r>
      <w:r w:rsidRPr="00A5017A">
        <w:rPr>
          <w:rFonts w:ascii="Times New Roman" w:hAnsi="Times New Roman"/>
          <w:sz w:val="25"/>
          <w:szCs w:val="25"/>
          <w:lang w:val="vi-VN"/>
        </w:rPr>
        <w:br/>
        <w:t xml:space="preserve">Độ ẩm Hoạt Động: </w:t>
      </w:r>
      <w:r w:rsidRPr="00A5017A">
        <w:rPr>
          <w:rFonts w:ascii="Times New Roman" w:hAnsi="Times New Roman"/>
          <w:sz w:val="25"/>
          <w:szCs w:val="25"/>
          <w:lang w:val="vi-VN"/>
        </w:rPr>
        <w:tab/>
      </w:r>
      <w:r w:rsidRPr="00A5017A">
        <w:rPr>
          <w:rFonts w:ascii="Times New Roman" w:hAnsi="Times New Roman"/>
          <w:sz w:val="25"/>
          <w:szCs w:val="25"/>
          <w:lang w:val="vi-VN"/>
        </w:rPr>
        <w:tab/>
        <w:t xml:space="preserve">5% RH </w:t>
      </w:r>
      <w:r w:rsidRPr="00A5017A">
        <w:rPr>
          <w:rFonts w:ascii="Times New Roman" w:eastAsia="SimSun" w:hAnsi="Times New Roman"/>
          <w:sz w:val="25"/>
          <w:szCs w:val="25"/>
          <w:lang w:val="vi-VN"/>
        </w:rPr>
        <w:t>～</w:t>
      </w:r>
      <w:r w:rsidRPr="00A5017A">
        <w:rPr>
          <w:rFonts w:ascii="Times New Roman" w:hAnsi="Times New Roman"/>
          <w:sz w:val="25"/>
          <w:szCs w:val="25"/>
          <w:lang w:val="vi-VN"/>
        </w:rPr>
        <w:t xml:space="preserve"> 90% RH (Không Ngưng Tụ)</w:t>
      </w:r>
      <w:r w:rsidRPr="00A5017A">
        <w:rPr>
          <w:rFonts w:ascii="Times New Roman" w:hAnsi="Times New Roman"/>
          <w:sz w:val="25"/>
          <w:szCs w:val="25"/>
          <w:lang w:val="vi-VN"/>
        </w:rPr>
        <w:br/>
        <w:t xml:space="preserve">Hệ thống Làm Mát: </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t>Thụ động</w:t>
      </w:r>
      <w:r w:rsidRPr="00A5017A">
        <w:rPr>
          <w:rFonts w:ascii="Times New Roman" w:hAnsi="Times New Roman"/>
          <w:sz w:val="25"/>
          <w:szCs w:val="25"/>
          <w:lang w:val="vi-VN"/>
        </w:rPr>
        <w:br/>
        <w:t xml:space="preserve">Mức Tiêu Thụ Năng Lượng Tối Đa: </w:t>
      </w:r>
      <w:r w:rsidRPr="00A5017A">
        <w:rPr>
          <w:rFonts w:ascii="Times New Roman" w:hAnsi="Times New Roman"/>
          <w:sz w:val="25"/>
          <w:szCs w:val="25"/>
          <w:lang w:val="vi-VN"/>
        </w:rPr>
        <w:tab/>
      </w:r>
      <w:r w:rsidRPr="00A5017A">
        <w:rPr>
          <w:rFonts w:ascii="Times New Roman" w:hAnsi="Times New Roman"/>
          <w:sz w:val="25"/>
          <w:szCs w:val="25"/>
          <w:lang w:val="vi-VN"/>
        </w:rPr>
        <w:tab/>
        <w:t>45W</w:t>
      </w:r>
    </w:p>
    <w:p w14:paraId="10C8896A" w14:textId="3F00F253" w:rsidR="00DC6D0D" w:rsidRPr="00A5017A" w:rsidRDefault="00DC6D0D" w:rsidP="00DC6D0D">
      <w:pPr>
        <w:spacing w:after="160" w:line="278" w:lineRule="auto"/>
        <w:rPr>
          <w:rFonts w:ascii="Times New Roman" w:hAnsi="Times New Roman"/>
          <w:b/>
          <w:bCs/>
          <w:sz w:val="25"/>
          <w:szCs w:val="25"/>
          <w:lang w:val="vi-VN"/>
        </w:rPr>
      </w:pPr>
      <w:r w:rsidRPr="00A5017A">
        <w:rPr>
          <w:rFonts w:ascii="Times New Roman" w:hAnsi="Times New Roman"/>
          <w:b/>
          <w:bCs/>
          <w:sz w:val="25"/>
          <w:szCs w:val="25"/>
          <w:lang w:val="vi-VN"/>
        </w:rPr>
        <w:t>KẾT NỐI MẠNG</w:t>
      </w:r>
    </w:p>
    <w:p w14:paraId="784C5699" w14:textId="2BEE2021" w:rsidR="00DC6D0D" w:rsidRPr="00A5017A" w:rsidRDefault="00DC6D0D" w:rsidP="00DC6D0D">
      <w:pPr>
        <w:pStyle w:val="ListParagraph"/>
        <w:numPr>
          <w:ilvl w:val="0"/>
          <w:numId w:val="15"/>
        </w:numPr>
        <w:spacing w:after="160" w:line="278" w:lineRule="auto"/>
        <w:rPr>
          <w:rFonts w:ascii="Times New Roman" w:hAnsi="Times New Roman"/>
          <w:sz w:val="25"/>
          <w:szCs w:val="25"/>
          <w:lang w:val="vi-VN"/>
        </w:rPr>
      </w:pPr>
      <w:r w:rsidRPr="00A5017A">
        <w:rPr>
          <w:rFonts w:ascii="Times New Roman" w:hAnsi="Times New Roman"/>
          <w:sz w:val="25"/>
          <w:szCs w:val="25"/>
          <w:lang w:val="vi-VN"/>
        </w:rPr>
        <w:t xml:space="preserve">Tương thích với các </w:t>
      </w:r>
      <w:r w:rsidR="00545230" w:rsidRPr="00A5017A">
        <w:rPr>
          <w:rFonts w:ascii="Times New Roman" w:hAnsi="Times New Roman"/>
          <w:sz w:val="25"/>
          <w:szCs w:val="25"/>
          <w:lang w:val="vi-VN"/>
        </w:rPr>
        <w:t>Switch</w:t>
      </w:r>
      <w:r w:rsidRPr="00A5017A">
        <w:rPr>
          <w:rFonts w:ascii="Times New Roman" w:hAnsi="Times New Roman"/>
          <w:sz w:val="25"/>
          <w:szCs w:val="25"/>
          <w:lang w:val="vi-VN"/>
        </w:rPr>
        <w:t xml:space="preserve"> Ethernet 1/10/25/Gb/s</w:t>
      </w:r>
    </w:p>
    <w:p w14:paraId="3BC43069" w14:textId="77777777" w:rsidR="00DC6D0D" w:rsidRPr="00A5017A" w:rsidRDefault="00DC6D0D" w:rsidP="00DC6D0D">
      <w:pPr>
        <w:pStyle w:val="ListParagraph"/>
        <w:numPr>
          <w:ilvl w:val="0"/>
          <w:numId w:val="15"/>
        </w:numPr>
        <w:spacing w:after="160" w:line="278" w:lineRule="auto"/>
        <w:rPr>
          <w:rFonts w:ascii="Times New Roman" w:hAnsi="Times New Roman"/>
          <w:sz w:val="25"/>
          <w:szCs w:val="25"/>
          <w:lang w:val="vi-VN"/>
        </w:rPr>
      </w:pPr>
      <w:r w:rsidRPr="00A5017A">
        <w:rPr>
          <w:rFonts w:ascii="Times New Roman" w:hAnsi="Times New Roman"/>
          <w:sz w:val="25"/>
          <w:szCs w:val="25"/>
          <w:lang w:val="vi-VN"/>
        </w:rPr>
        <w:t>Cáp đồng thụ động với bảo vệ ESD</w:t>
      </w:r>
    </w:p>
    <w:p w14:paraId="20D004A9" w14:textId="733B0F3B" w:rsidR="00DC6D0D" w:rsidRPr="00A5017A" w:rsidRDefault="00DC6D0D" w:rsidP="00DC6D0D">
      <w:pPr>
        <w:pStyle w:val="ListParagraph"/>
        <w:numPr>
          <w:ilvl w:val="0"/>
          <w:numId w:val="15"/>
        </w:numPr>
        <w:spacing w:after="160" w:line="278" w:lineRule="auto"/>
        <w:rPr>
          <w:rFonts w:ascii="Times New Roman" w:hAnsi="Times New Roman"/>
          <w:sz w:val="25"/>
          <w:szCs w:val="25"/>
          <w:lang w:val="vi-VN"/>
        </w:rPr>
      </w:pPr>
      <w:r w:rsidRPr="00A5017A">
        <w:rPr>
          <w:rFonts w:ascii="Times New Roman" w:hAnsi="Times New Roman"/>
          <w:sz w:val="25"/>
          <w:szCs w:val="25"/>
          <w:lang w:val="vi-VN"/>
        </w:rPr>
        <w:t>Powered connectors for optical and active cable support</w:t>
      </w:r>
    </w:p>
    <w:p w14:paraId="68F2EB61" w14:textId="133F0F41" w:rsidR="00D25192" w:rsidRPr="00A5017A" w:rsidRDefault="00D25192">
      <w:pPr>
        <w:spacing w:after="160" w:line="278" w:lineRule="auto"/>
        <w:rPr>
          <w:rFonts w:ascii="Times New Roman" w:hAnsi="Times New Roman"/>
          <w:b/>
          <w:sz w:val="25"/>
          <w:szCs w:val="25"/>
          <w:lang w:val="vi-VN"/>
        </w:rPr>
      </w:pPr>
      <w:r w:rsidRPr="00A5017A">
        <w:rPr>
          <w:rFonts w:ascii="Times New Roman" w:hAnsi="Times New Roman"/>
          <w:b/>
          <w:sz w:val="25"/>
          <w:szCs w:val="25"/>
          <w:lang w:val="vi-VN"/>
        </w:rPr>
        <w:t>3. THÔNG SỐ PHẦN MỀM FIRMWARE FPGA VÀ PHẦN MỀM DRIVER</w:t>
      </w:r>
    </w:p>
    <w:p w14:paraId="0F195742" w14:textId="04C242FC" w:rsidR="002F677B" w:rsidRPr="00A5017A" w:rsidRDefault="002F677B" w:rsidP="00C443C7">
      <w:pPr>
        <w:spacing w:after="160" w:line="278" w:lineRule="auto"/>
        <w:jc w:val="both"/>
        <w:rPr>
          <w:rFonts w:ascii="Times New Roman" w:hAnsi="Times New Roman"/>
          <w:b/>
          <w:sz w:val="25"/>
          <w:szCs w:val="25"/>
          <w:lang w:val="vi-VN"/>
        </w:rPr>
      </w:pPr>
      <w:r w:rsidRPr="00A5017A">
        <w:rPr>
          <w:rFonts w:ascii="Times New Roman" w:hAnsi="Times New Roman"/>
          <w:sz w:val="25"/>
          <w:szCs w:val="25"/>
          <w:lang w:val="vi-VN"/>
        </w:rPr>
        <w:t xml:space="preserve">Phần mềm firmware FPGA tạo chức năng cho card mạng Ethernet 10Gb/s và 25Gb/s, cung cấp giải pháp hiệu suất cao và linh hoạt, đồng thời mang lại một loạt các tính năng tăng tốc và offload phần cứng, giúp tối ưu hóa hiệu quả kết nối mạng và lưu trữ trong trung tâm dữ </w:t>
      </w:r>
      <w:r w:rsidRPr="00A5017A">
        <w:rPr>
          <w:rFonts w:ascii="Times New Roman" w:hAnsi="Times New Roman"/>
          <w:sz w:val="25"/>
          <w:szCs w:val="25"/>
          <w:lang w:val="vi-VN"/>
        </w:rPr>
        <w:lastRenderedPageBreak/>
        <w:t>liệu. Phần mềm firmware FPGA này hỗ trợ các tính năng Open vSwitch offload tiên tiến cho các nhà cung cấp dịch vụ viễn thông, dịch vụ đám mây và các trung tâm dữ liệu doanh nghiệp, giúp xử lý tốc độ gói và băng thông cực kỳ cao, từ đó nâng cao hiệu quả hạ tầng trung tâm dữ liệu.</w:t>
      </w:r>
    </w:p>
    <w:p w14:paraId="5F007127" w14:textId="519B1510" w:rsidR="002F677B" w:rsidRPr="00A5017A" w:rsidRDefault="002F677B" w:rsidP="002F677B">
      <w:pPr>
        <w:spacing w:after="160" w:line="278" w:lineRule="auto"/>
        <w:rPr>
          <w:rFonts w:ascii="Times New Roman" w:hAnsi="Times New Roman"/>
          <w:sz w:val="25"/>
          <w:szCs w:val="25"/>
          <w:lang w:val="vi-VN"/>
        </w:rPr>
      </w:pPr>
      <w:r w:rsidRPr="00A5017A">
        <w:rPr>
          <w:rFonts w:ascii="Times New Roman" w:hAnsi="Times New Roman"/>
          <w:sz w:val="25"/>
          <w:szCs w:val="25"/>
          <w:lang w:val="vi-VN"/>
        </w:rPr>
        <w:t>Tốc Độ Dữ Liệu Ethernet</w:t>
      </w:r>
      <w:r w:rsidRPr="00A5017A">
        <w:rPr>
          <w:rFonts w:ascii="Times New Roman" w:hAnsi="Times New Roman"/>
          <w:sz w:val="25"/>
          <w:szCs w:val="25"/>
          <w:lang w:val="vi-VN"/>
        </w:rPr>
        <w:tab/>
      </w:r>
      <w:r w:rsidRPr="00A5017A">
        <w:rPr>
          <w:rFonts w:ascii="Times New Roman" w:hAnsi="Times New Roman"/>
          <w:sz w:val="25"/>
          <w:szCs w:val="25"/>
          <w:lang w:val="vi-VN"/>
        </w:rPr>
        <w:tab/>
        <w:t>1/10/25 Gb/s</w:t>
      </w:r>
    </w:p>
    <w:p w14:paraId="0A49D7CC" w14:textId="3D234D0E" w:rsidR="002F677B" w:rsidRPr="00A5017A" w:rsidRDefault="002F677B" w:rsidP="002F677B">
      <w:pPr>
        <w:spacing w:after="160" w:line="278" w:lineRule="auto"/>
        <w:rPr>
          <w:rFonts w:ascii="Times New Roman" w:hAnsi="Times New Roman"/>
          <w:sz w:val="25"/>
          <w:szCs w:val="25"/>
          <w:lang w:val="vi-VN"/>
        </w:rPr>
      </w:pPr>
      <w:r w:rsidRPr="00A5017A">
        <w:rPr>
          <w:rFonts w:ascii="Times New Roman" w:hAnsi="Times New Roman"/>
          <w:sz w:val="25"/>
          <w:szCs w:val="25"/>
          <w:lang w:val="vi-VN"/>
        </w:rPr>
        <w:t>Loại Kết Nối Mạng</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t>Dual-port SFP28</w:t>
      </w:r>
    </w:p>
    <w:p w14:paraId="72A38B6B" w14:textId="1D23096F" w:rsidR="002F677B" w:rsidRPr="00A5017A" w:rsidRDefault="002F677B" w:rsidP="002F677B">
      <w:pPr>
        <w:spacing w:after="160" w:line="278" w:lineRule="auto"/>
        <w:rPr>
          <w:rFonts w:ascii="Times New Roman" w:hAnsi="Times New Roman"/>
          <w:sz w:val="25"/>
          <w:szCs w:val="25"/>
          <w:lang w:val="vi-VN"/>
        </w:rPr>
      </w:pPr>
      <w:r w:rsidRPr="00A5017A">
        <w:rPr>
          <w:rFonts w:ascii="Times New Roman" w:hAnsi="Times New Roman"/>
          <w:sz w:val="25"/>
          <w:szCs w:val="25"/>
          <w:lang w:val="vi-VN"/>
        </w:rPr>
        <w:t>Kết Nối PCI Express</w:t>
      </w:r>
      <w:r w:rsidRPr="00A5017A">
        <w:rPr>
          <w:rFonts w:ascii="Times New Roman" w:hAnsi="Times New Roman"/>
          <w:sz w:val="25"/>
          <w:szCs w:val="25"/>
          <w:lang w:val="vi-VN"/>
        </w:rPr>
        <w:tab/>
      </w:r>
      <w:r w:rsidRPr="00A5017A">
        <w:rPr>
          <w:rFonts w:ascii="Times New Roman" w:hAnsi="Times New Roman"/>
          <w:sz w:val="25"/>
          <w:szCs w:val="25"/>
          <w:lang w:val="vi-VN"/>
        </w:rPr>
        <w:tab/>
      </w:r>
      <w:r w:rsidRPr="00A5017A">
        <w:rPr>
          <w:rFonts w:ascii="Times New Roman" w:hAnsi="Times New Roman"/>
          <w:sz w:val="25"/>
          <w:szCs w:val="25"/>
          <w:lang w:val="vi-VN"/>
        </w:rPr>
        <w:tab/>
        <w:t>PCIe Gen 3.0 x8, SERDES @ 8.0GT/s</w:t>
      </w:r>
    </w:p>
    <w:p w14:paraId="4439A06A" w14:textId="60659AC5" w:rsidR="002F677B" w:rsidRPr="00A5017A" w:rsidRDefault="00477108" w:rsidP="002F677B">
      <w:pPr>
        <w:spacing w:after="160" w:line="278" w:lineRule="auto"/>
        <w:rPr>
          <w:rFonts w:ascii="Times New Roman" w:hAnsi="Times New Roman"/>
          <w:b/>
          <w:sz w:val="25"/>
          <w:szCs w:val="25"/>
          <w:lang w:val="vi-VN"/>
        </w:rPr>
      </w:pPr>
      <w:r w:rsidRPr="00A5017A">
        <w:rPr>
          <w:rFonts w:ascii="Times New Roman" w:hAnsi="Times New Roman"/>
          <w:b/>
          <w:sz w:val="25"/>
          <w:szCs w:val="25"/>
          <w:lang w:val="vi-VN"/>
        </w:rPr>
        <w:t xml:space="preserve">4. </w:t>
      </w:r>
      <w:r w:rsidR="002F677B" w:rsidRPr="00A5017A">
        <w:rPr>
          <w:rFonts w:ascii="Times New Roman" w:hAnsi="Times New Roman"/>
          <w:b/>
          <w:sz w:val="25"/>
          <w:szCs w:val="25"/>
          <w:lang w:val="vi-VN"/>
        </w:rPr>
        <w:t>TÍNH NĂNG VÀ LỢI ÍCH</w:t>
      </w:r>
    </w:p>
    <w:tbl>
      <w:tblPr>
        <w:tblStyle w:val="TableGrid"/>
        <w:tblW w:w="0" w:type="auto"/>
        <w:tblLook w:val="04A0" w:firstRow="1" w:lastRow="0" w:firstColumn="1" w:lastColumn="0" w:noHBand="0" w:noVBand="1"/>
      </w:tblPr>
      <w:tblGrid>
        <w:gridCol w:w="1840"/>
        <w:gridCol w:w="6696"/>
        <w:gridCol w:w="814"/>
      </w:tblGrid>
      <w:tr w:rsidR="00E77D02" w:rsidRPr="00A5017A" w14:paraId="3BC7A8CE" w14:textId="35A98BC2" w:rsidTr="00DE162A">
        <w:tc>
          <w:tcPr>
            <w:tcW w:w="1840" w:type="dxa"/>
          </w:tcPr>
          <w:p w14:paraId="3E0C8E41" w14:textId="305AFD41" w:rsidR="00E77D02" w:rsidRPr="00A5017A" w:rsidRDefault="00E77D02" w:rsidP="002F677B">
            <w:p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PCI Express (PCIe)</w:t>
            </w:r>
          </w:p>
        </w:tc>
        <w:tc>
          <w:tcPr>
            <w:tcW w:w="6696" w:type="dxa"/>
          </w:tcPr>
          <w:p w14:paraId="02BA2FC7" w14:textId="09EB8072" w:rsidR="00E77D02" w:rsidRPr="00A5017A" w:rsidRDefault="00E77D02" w:rsidP="002F677B">
            <w:p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Sử dụng PCIe Gen 3.0 (8GT/s) qua đầu nối x8. Tương thích với Gen 1.1 và 2.0.</w:t>
            </w:r>
          </w:p>
        </w:tc>
        <w:tc>
          <w:tcPr>
            <w:tcW w:w="814" w:type="dxa"/>
          </w:tcPr>
          <w:p w14:paraId="44635E81" w14:textId="7E557A54" w:rsidR="00477108" w:rsidRPr="00A5017A" w:rsidRDefault="00477108"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Ký hiệu</w:t>
            </w:r>
          </w:p>
        </w:tc>
      </w:tr>
      <w:tr w:rsidR="00E77D02" w:rsidRPr="00A5017A" w14:paraId="5C09A349" w14:textId="332D4A37" w:rsidTr="00DE162A">
        <w:tc>
          <w:tcPr>
            <w:tcW w:w="1840" w:type="dxa"/>
          </w:tcPr>
          <w:p w14:paraId="75A3B390" w14:textId="49A75671" w:rsidR="00E77D02" w:rsidRPr="00A5017A" w:rsidRDefault="00E77D02"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Tốc Độ Dữ Liệu Ethernet lên đến 25 Gigabit</w:t>
            </w:r>
          </w:p>
        </w:tc>
        <w:tc>
          <w:tcPr>
            <w:tcW w:w="6696" w:type="dxa"/>
          </w:tcPr>
          <w:p w14:paraId="469C2A59" w14:textId="21A4CDF3" w:rsidR="00E77D02" w:rsidRPr="00A5017A" w:rsidRDefault="00E77D02"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Tuân thủ các chuẩn IEEE 802.3 sau:</w:t>
            </w:r>
          </w:p>
          <w:p w14:paraId="2912B114" w14:textId="77777777"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25GbE / 10GbE / 1GbE</w:t>
            </w:r>
          </w:p>
          <w:p w14:paraId="0E5DC4F2" w14:textId="77777777"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IEEE 802.3by 25 Gigabit Ethernet</w:t>
            </w:r>
          </w:p>
          <w:p w14:paraId="2C539742" w14:textId="77777777"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IEEE 802.3ae 10 Gigabit Ethernet</w:t>
            </w:r>
          </w:p>
          <w:p w14:paraId="709591AC" w14:textId="0217204F"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IEEE 802.3ap auto-negotiation</w:t>
            </w:r>
            <w:r w:rsidR="00AF2375" w:rsidRPr="00A5017A">
              <w:rPr>
                <w:rFonts w:ascii="Times New Roman" w:hAnsi="Times New Roman"/>
                <w:bCs/>
                <w:sz w:val="25"/>
                <w:szCs w:val="25"/>
                <w:lang w:val="vi-VN"/>
              </w:rPr>
              <w:t xml:space="preserve">  *</w:t>
            </w:r>
          </w:p>
          <w:p w14:paraId="7C70568B" w14:textId="0282AA5F"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IEEE 802.3ad, 802.1AX Link Aggregation</w:t>
            </w:r>
            <w:r w:rsidR="00AF2375" w:rsidRPr="00A5017A">
              <w:rPr>
                <w:rFonts w:ascii="Times New Roman" w:hAnsi="Times New Roman"/>
                <w:bCs/>
                <w:sz w:val="25"/>
                <w:szCs w:val="25"/>
                <w:lang w:val="vi-VN"/>
              </w:rPr>
              <w:t xml:space="preserve">  *</w:t>
            </w:r>
          </w:p>
          <w:p w14:paraId="13CC7840" w14:textId="7FF203A4"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IEEE 802.1Q, 802.1P VLAN tags và ưu tiên</w:t>
            </w:r>
            <w:r w:rsidR="00AF2375" w:rsidRPr="00A5017A">
              <w:rPr>
                <w:rFonts w:ascii="Times New Roman" w:hAnsi="Times New Roman"/>
                <w:bCs/>
                <w:sz w:val="25"/>
                <w:szCs w:val="25"/>
                <w:lang w:val="vi-VN"/>
              </w:rPr>
              <w:t xml:space="preserve">   *</w:t>
            </w:r>
          </w:p>
          <w:p w14:paraId="242C8C28" w14:textId="5D49DCEF"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Hỗ trợ Jumbo frame (9.6KB)</w:t>
            </w:r>
          </w:p>
        </w:tc>
        <w:tc>
          <w:tcPr>
            <w:tcW w:w="814" w:type="dxa"/>
          </w:tcPr>
          <w:p w14:paraId="4BA623CF" w14:textId="4C9F1BC2" w:rsidR="00E77D02" w:rsidRPr="00A5017A" w:rsidRDefault="00477108"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V</w:t>
            </w:r>
            <w:r w:rsidR="00E77D02" w:rsidRPr="00A5017A">
              <w:rPr>
                <w:rFonts w:ascii="Times New Roman" w:hAnsi="Times New Roman"/>
                <w:bCs/>
                <w:sz w:val="25"/>
                <w:szCs w:val="25"/>
                <w:lang w:val="vi-VN"/>
              </w:rPr>
              <w:t>2</w:t>
            </w:r>
          </w:p>
          <w:p w14:paraId="6B84E12A" w14:textId="3F918E31" w:rsidR="00AF2375" w:rsidRPr="00A5017A" w:rsidRDefault="00477108"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V</w:t>
            </w:r>
            <w:r w:rsidR="00AF2375" w:rsidRPr="00A5017A">
              <w:rPr>
                <w:rFonts w:ascii="Times New Roman" w:hAnsi="Times New Roman"/>
                <w:bCs/>
                <w:sz w:val="25"/>
                <w:szCs w:val="25"/>
                <w:lang w:val="vi-VN"/>
              </w:rPr>
              <w:t>4(*)</w:t>
            </w:r>
          </w:p>
        </w:tc>
      </w:tr>
      <w:tr w:rsidR="00E77D02" w:rsidRPr="00A5017A" w14:paraId="659D8B4C" w14:textId="63BF0982" w:rsidTr="00DE162A">
        <w:tc>
          <w:tcPr>
            <w:tcW w:w="1840" w:type="dxa"/>
          </w:tcPr>
          <w:p w14:paraId="78CA0FAB" w14:textId="43B63C2C" w:rsidR="00E77D02" w:rsidRPr="00A5017A" w:rsidRDefault="00E77D02"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Bộ Nhớ</w:t>
            </w:r>
          </w:p>
        </w:tc>
        <w:tc>
          <w:tcPr>
            <w:tcW w:w="6696" w:type="dxa"/>
          </w:tcPr>
          <w:p w14:paraId="7AC7FF64" w14:textId="7E5EE3CF" w:rsidR="00E77D02" w:rsidRPr="00A5017A" w:rsidRDefault="00E77D02" w:rsidP="002F677B">
            <w:pPr>
              <w:pStyle w:val="ListParagraph"/>
              <w:numPr>
                <w:ilvl w:val="0"/>
                <w:numId w:val="8"/>
              </w:numPr>
              <w:spacing w:after="160" w:line="278" w:lineRule="auto"/>
              <w:rPr>
                <w:rFonts w:ascii="Times New Roman" w:hAnsi="Times New Roman"/>
                <w:b/>
                <w:sz w:val="25"/>
                <w:szCs w:val="25"/>
                <w:lang w:val="vi-VN"/>
              </w:rPr>
            </w:pPr>
            <w:r w:rsidRPr="00A5017A">
              <w:rPr>
                <w:rFonts w:ascii="Times New Roman" w:hAnsi="Times New Roman"/>
                <w:bCs/>
                <w:sz w:val="25"/>
                <w:szCs w:val="25"/>
                <w:lang w:val="vi-VN"/>
              </w:rPr>
              <w:t xml:space="preserve">Tham khảo card mạng Ethernet </w:t>
            </w:r>
            <w:r w:rsidRPr="00A5017A">
              <w:rPr>
                <w:rFonts w:ascii="Times New Roman" w:hAnsi="Times New Roman"/>
                <w:sz w:val="25"/>
                <w:szCs w:val="25"/>
                <w:lang w:val="vi-VN"/>
              </w:rPr>
              <w:t>VRX525</w:t>
            </w:r>
          </w:p>
        </w:tc>
        <w:tc>
          <w:tcPr>
            <w:tcW w:w="814" w:type="dxa"/>
          </w:tcPr>
          <w:p w14:paraId="32DCA6CE" w14:textId="62622C51" w:rsidR="00E77D02" w:rsidRPr="00A5017A" w:rsidRDefault="00E77D02" w:rsidP="00E77D02">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w:t>
            </w:r>
          </w:p>
        </w:tc>
      </w:tr>
      <w:tr w:rsidR="00E77D02" w:rsidRPr="00A5017A" w14:paraId="47C56C66" w14:textId="55F7F9DC" w:rsidTr="00DE162A">
        <w:tc>
          <w:tcPr>
            <w:tcW w:w="1840" w:type="dxa"/>
          </w:tcPr>
          <w:p w14:paraId="67F5D912" w14:textId="17847C5F" w:rsidR="00E77D02" w:rsidRPr="00A5017A" w:rsidRDefault="00E77D02"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CPU Offload</w:t>
            </w:r>
          </w:p>
        </w:tc>
        <w:tc>
          <w:tcPr>
            <w:tcW w:w="6696" w:type="dxa"/>
          </w:tcPr>
          <w:p w14:paraId="78085AD7" w14:textId="51B9D708" w:rsidR="00E77D02" w:rsidRPr="00A5017A" w:rsidRDefault="00E77D02" w:rsidP="002F677B">
            <w:pPr>
              <w:pStyle w:val="ListParagraph"/>
              <w:numPr>
                <w:ilvl w:val="0"/>
                <w:numId w:val="8"/>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Chức năng này giúp giảm tải cho CPU, giải phóng tài nguyên CPU cho các tác vụ tính toán.</w:t>
            </w:r>
          </w:p>
          <w:p w14:paraId="56A6CC4B" w14:textId="77777777" w:rsidR="00E77D02" w:rsidRPr="00A5017A" w:rsidRDefault="00E77D02" w:rsidP="002F677B">
            <w:pPr>
              <w:pStyle w:val="ListParagraph"/>
              <w:numPr>
                <w:ilvl w:val="1"/>
                <w:numId w:val="8"/>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Open vSwitch (OVS) Offload</w:t>
            </w:r>
          </w:p>
          <w:p w14:paraId="5D95680C" w14:textId="76BE5C9B" w:rsidR="00E77D02" w:rsidRPr="00A5017A" w:rsidRDefault="00E77D02" w:rsidP="002F677B">
            <w:pPr>
              <w:pStyle w:val="ListParagraph"/>
              <w:numPr>
                <w:ilvl w:val="1"/>
                <w:numId w:val="8"/>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Match-action flow table linh hoạt</w:t>
            </w:r>
          </w:p>
        </w:tc>
        <w:tc>
          <w:tcPr>
            <w:tcW w:w="814" w:type="dxa"/>
          </w:tcPr>
          <w:p w14:paraId="253962A3" w14:textId="3C6BEE5B" w:rsidR="00E77D02" w:rsidRPr="00A5017A" w:rsidRDefault="00477108" w:rsidP="00E77D02">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V</w:t>
            </w:r>
            <w:r w:rsidR="00E77D02" w:rsidRPr="00A5017A">
              <w:rPr>
                <w:rFonts w:ascii="Times New Roman" w:hAnsi="Times New Roman"/>
                <w:bCs/>
                <w:sz w:val="25"/>
                <w:szCs w:val="25"/>
                <w:lang w:val="vi-VN"/>
              </w:rPr>
              <w:t>3</w:t>
            </w:r>
          </w:p>
        </w:tc>
      </w:tr>
      <w:tr w:rsidR="00E77D02" w:rsidRPr="00A5017A" w14:paraId="18329FA2" w14:textId="2589C868" w:rsidTr="00DE162A">
        <w:tc>
          <w:tcPr>
            <w:tcW w:w="1840" w:type="dxa"/>
          </w:tcPr>
          <w:p w14:paraId="2D2F45DB" w14:textId="7B0243ED" w:rsidR="00E77D02" w:rsidRPr="00A5017A" w:rsidRDefault="00E77D02"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Overlay Networks</w:t>
            </w:r>
          </w:p>
        </w:tc>
        <w:tc>
          <w:tcPr>
            <w:tcW w:w="6696" w:type="dxa"/>
          </w:tcPr>
          <w:p w14:paraId="1405CDB3" w14:textId="009B9469" w:rsidR="00E77D02" w:rsidRPr="00A5017A" w:rsidRDefault="00E77D02" w:rsidP="0030093B">
            <w:pPr>
              <w:pStyle w:val="ListParagraph"/>
              <w:numPr>
                <w:ilvl w:val="0"/>
                <w:numId w:val="8"/>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Tính năng được kích hoạt theo yêu cầu.</w:t>
            </w:r>
          </w:p>
          <w:p w14:paraId="09979B6F" w14:textId="3B387572" w:rsidR="00E77D02" w:rsidRPr="00A5017A" w:rsidRDefault="00E77D02" w:rsidP="0030093B">
            <w:pPr>
              <w:pStyle w:val="ListParagraph"/>
              <w:numPr>
                <w:ilvl w:val="0"/>
                <w:numId w:val="8"/>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 xml:space="preserve">Để mở rộng mạng lưới hiệu quả hơn, các nhà điều hành trung tâm dữ liệu thường tạo ra các mạng overlay mang lưu lượng từ các máy ảo riêng biệt qua các đường hầm logic dưới dạng đóng gói như VXLAN. Mặc dù giải pháp này giúp giải quyết vấn đề mở rộng mạng, nhưng nó lại che giấu gói TCP khỏi các động cơ offloading phần cứng, làm tăng tải cho CPU của máy chủ. Firmware FPGA giải quyết vấn đề này một cách hiệu quả bằng cách cung cấp các động cơ offloading phần cứng VXLAN tiên tiến, có khả năng đóng </w:t>
            </w:r>
            <w:r w:rsidRPr="00A5017A">
              <w:rPr>
                <w:rFonts w:ascii="Times New Roman" w:hAnsi="Times New Roman"/>
                <w:bCs/>
                <w:sz w:val="25"/>
                <w:szCs w:val="25"/>
                <w:lang w:val="vi-VN"/>
              </w:rPr>
              <w:lastRenderedPageBreak/>
              <w:t>gói và giải mã giao thức overlay.</w:t>
            </w:r>
          </w:p>
        </w:tc>
        <w:tc>
          <w:tcPr>
            <w:tcW w:w="814" w:type="dxa"/>
          </w:tcPr>
          <w:p w14:paraId="31D9F24F" w14:textId="1385FE5F" w:rsidR="00E77D02" w:rsidRPr="00A5017A" w:rsidRDefault="00477108" w:rsidP="00E77D02">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lastRenderedPageBreak/>
              <w:t>V</w:t>
            </w:r>
            <w:r w:rsidR="00E77D02" w:rsidRPr="00A5017A">
              <w:rPr>
                <w:rFonts w:ascii="Times New Roman" w:hAnsi="Times New Roman"/>
                <w:bCs/>
                <w:sz w:val="25"/>
                <w:szCs w:val="25"/>
                <w:lang w:val="vi-VN"/>
              </w:rPr>
              <w:t>4</w:t>
            </w:r>
          </w:p>
        </w:tc>
      </w:tr>
      <w:tr w:rsidR="00DE162A" w:rsidRPr="00A5017A" w14:paraId="4F2CCCBD" w14:textId="113180D7" w:rsidTr="00A6480D">
        <w:tc>
          <w:tcPr>
            <w:tcW w:w="1840" w:type="dxa"/>
          </w:tcPr>
          <w:p w14:paraId="7515CDDE" w14:textId="68729F9C" w:rsidR="00DE162A" w:rsidRPr="00A5017A" w:rsidRDefault="00DE162A"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lastRenderedPageBreak/>
              <w:t>Quality of Service (QoS)</w:t>
            </w:r>
          </w:p>
        </w:tc>
        <w:tc>
          <w:tcPr>
            <w:tcW w:w="6696" w:type="dxa"/>
          </w:tcPr>
          <w:p w14:paraId="6087A75F" w14:textId="1CDC7E85" w:rsidR="00DE162A" w:rsidRPr="00A5017A" w:rsidRDefault="00DE162A" w:rsidP="002F677B">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Hỗ trợ QoS dựa trên cổng, đáp ứng yêu cầu ứng dụng về độ trễ và SLA.</w:t>
            </w:r>
          </w:p>
        </w:tc>
        <w:tc>
          <w:tcPr>
            <w:tcW w:w="814" w:type="dxa"/>
          </w:tcPr>
          <w:p w14:paraId="33287E2A" w14:textId="43AE95CC" w:rsidR="00DE162A" w:rsidRPr="00A5017A" w:rsidRDefault="00DE162A" w:rsidP="00E77D02">
            <w:pPr>
              <w:spacing w:after="160" w:line="278" w:lineRule="auto"/>
              <w:rPr>
                <w:rFonts w:ascii="Times New Roman" w:hAnsi="Times New Roman"/>
                <w:bCs/>
                <w:sz w:val="25"/>
                <w:szCs w:val="25"/>
              </w:rPr>
            </w:pPr>
            <w:r w:rsidRPr="00A5017A">
              <w:rPr>
                <w:rFonts w:ascii="Times New Roman" w:hAnsi="Times New Roman"/>
                <w:bCs/>
                <w:sz w:val="25"/>
                <w:szCs w:val="25"/>
                <w:lang w:val="vi-VN"/>
              </w:rPr>
              <w:t>V4</w:t>
            </w:r>
          </w:p>
        </w:tc>
      </w:tr>
      <w:tr w:rsidR="00DE162A" w:rsidRPr="00A5017A" w14:paraId="6401B5CE" w14:textId="337CE4BB" w:rsidTr="00A6480D">
        <w:tc>
          <w:tcPr>
            <w:tcW w:w="1840" w:type="dxa"/>
          </w:tcPr>
          <w:p w14:paraId="7BDC6F4D" w14:textId="1C29F7C4" w:rsidR="00DE162A" w:rsidRPr="00A5017A" w:rsidRDefault="00DE162A"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Ảo Hóa I/O Phần Cứng</w:t>
            </w:r>
          </w:p>
        </w:tc>
        <w:tc>
          <w:tcPr>
            <w:tcW w:w="6696" w:type="dxa"/>
          </w:tcPr>
          <w:p w14:paraId="52A6CC8A" w14:textId="1BCAC278" w:rsidR="00DE162A" w:rsidRPr="00A5017A" w:rsidRDefault="00DE162A" w:rsidP="002F677B">
            <w:pPr>
              <w:pStyle w:val="ListParagraph"/>
              <w:numPr>
                <w:ilvl w:val="0"/>
                <w:numId w:val="10"/>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Cung cấp tài nguyên adapter chuyên dụng và đảm bảo sự cô lập cũng như bảo vệ cho các máy ảo (VM) trong máy chủ</w:t>
            </w:r>
          </w:p>
        </w:tc>
        <w:tc>
          <w:tcPr>
            <w:tcW w:w="814" w:type="dxa"/>
          </w:tcPr>
          <w:p w14:paraId="595F9ABF" w14:textId="45D79AFC" w:rsidR="00DE162A" w:rsidRPr="00A5017A" w:rsidRDefault="00DE162A" w:rsidP="00E77D02">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V3</w:t>
            </w:r>
          </w:p>
        </w:tc>
      </w:tr>
      <w:tr w:rsidR="00DE162A" w:rsidRPr="00A5017A" w14:paraId="757D87B8" w14:textId="43C06FCC" w:rsidTr="00A6480D">
        <w:tc>
          <w:tcPr>
            <w:tcW w:w="1840" w:type="dxa"/>
          </w:tcPr>
          <w:p w14:paraId="30A87A5A" w14:textId="69C38F41" w:rsidR="00DE162A" w:rsidRPr="00A5017A" w:rsidRDefault="00DE162A" w:rsidP="002F677B">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SR-IOV</w:t>
            </w:r>
          </w:p>
        </w:tc>
        <w:tc>
          <w:tcPr>
            <w:tcW w:w="6696" w:type="dxa"/>
          </w:tcPr>
          <w:p w14:paraId="4A6A925B" w14:textId="6BF4B21E" w:rsidR="00DE162A" w:rsidRPr="00A5017A" w:rsidRDefault="00DE162A" w:rsidP="002F677B">
            <w:pPr>
              <w:pStyle w:val="ListParagraph"/>
              <w:numPr>
                <w:ilvl w:val="0"/>
                <w:numId w:val="10"/>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Cung cấp tài nguyên adapter chuyên dụng và bảo vệ, cô lập các máy ảo (VM) trong máy chủ</w:t>
            </w:r>
          </w:p>
        </w:tc>
        <w:tc>
          <w:tcPr>
            <w:tcW w:w="814" w:type="dxa"/>
          </w:tcPr>
          <w:p w14:paraId="488DB9DA" w14:textId="3E0407E8" w:rsidR="00DE162A" w:rsidRPr="00A5017A" w:rsidRDefault="00DE162A" w:rsidP="00E77D02">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V3</w:t>
            </w:r>
          </w:p>
        </w:tc>
      </w:tr>
      <w:tr w:rsidR="00DE162A" w:rsidRPr="00A5017A" w14:paraId="1AF22D83" w14:textId="001FCABF" w:rsidTr="00A6480D">
        <w:tc>
          <w:tcPr>
            <w:tcW w:w="1840" w:type="dxa"/>
          </w:tcPr>
          <w:p w14:paraId="7AED6A10" w14:textId="6D26DE76" w:rsidR="00DE162A" w:rsidRPr="00A5017A" w:rsidRDefault="00DE162A" w:rsidP="00DE162A">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NC-SI</w:t>
            </w:r>
          </w:p>
        </w:tc>
        <w:tc>
          <w:tcPr>
            <w:tcW w:w="6696" w:type="dxa"/>
          </w:tcPr>
          <w:p w14:paraId="010AEB51" w14:textId="08B39B38" w:rsidR="00DE162A" w:rsidRPr="00A5017A" w:rsidRDefault="00DE162A" w:rsidP="00DE162A">
            <w:pPr>
              <w:pStyle w:val="ListParagraph"/>
              <w:numPr>
                <w:ilvl w:val="0"/>
                <w:numId w:val="10"/>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 xml:space="preserve">Tham khảo card mạng Ethernet </w:t>
            </w:r>
            <w:r w:rsidRPr="00A5017A">
              <w:rPr>
                <w:rFonts w:ascii="Times New Roman" w:hAnsi="Times New Roman"/>
                <w:sz w:val="25"/>
                <w:szCs w:val="25"/>
                <w:lang w:val="vi-VN"/>
              </w:rPr>
              <w:t>VRX525</w:t>
            </w:r>
          </w:p>
        </w:tc>
        <w:tc>
          <w:tcPr>
            <w:tcW w:w="814" w:type="dxa"/>
          </w:tcPr>
          <w:p w14:paraId="5EB1C01A" w14:textId="6D567A39" w:rsidR="00DE162A" w:rsidRPr="00A5017A" w:rsidRDefault="00DE162A" w:rsidP="00DE162A">
            <w:pPr>
              <w:spacing w:after="160" w:line="278" w:lineRule="auto"/>
              <w:rPr>
                <w:rFonts w:ascii="Times New Roman" w:hAnsi="Times New Roman"/>
                <w:bCs/>
                <w:sz w:val="25"/>
                <w:szCs w:val="25"/>
                <w:lang w:val="vi-VN"/>
              </w:rPr>
            </w:pPr>
          </w:p>
        </w:tc>
      </w:tr>
      <w:tr w:rsidR="00DE162A" w:rsidRPr="00A5017A" w14:paraId="5F58D525" w14:textId="6423808F" w:rsidTr="00A6480D">
        <w:tc>
          <w:tcPr>
            <w:tcW w:w="1840" w:type="dxa"/>
          </w:tcPr>
          <w:p w14:paraId="68989868" w14:textId="5A7F7383" w:rsidR="00DE162A" w:rsidRPr="00A5017A" w:rsidRDefault="00DE162A" w:rsidP="00DE162A">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UEFI Enabled</w:t>
            </w:r>
          </w:p>
        </w:tc>
        <w:tc>
          <w:tcPr>
            <w:tcW w:w="6696" w:type="dxa"/>
          </w:tcPr>
          <w:p w14:paraId="411BB76E" w14:textId="3D7D0C9B" w:rsidR="00DE162A" w:rsidRPr="00A5017A" w:rsidRDefault="00DE162A" w:rsidP="00DE162A">
            <w:pPr>
              <w:pStyle w:val="ListParagraph"/>
              <w:numPr>
                <w:ilvl w:val="0"/>
                <w:numId w:val="10"/>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 xml:space="preserve">Tham khảo card mạng Ethernet </w:t>
            </w:r>
            <w:r w:rsidRPr="00A5017A">
              <w:rPr>
                <w:rFonts w:ascii="Times New Roman" w:hAnsi="Times New Roman"/>
                <w:sz w:val="25"/>
                <w:szCs w:val="25"/>
                <w:lang w:val="vi-VN"/>
              </w:rPr>
              <w:t>VRX525</w:t>
            </w:r>
          </w:p>
        </w:tc>
        <w:tc>
          <w:tcPr>
            <w:tcW w:w="814" w:type="dxa"/>
          </w:tcPr>
          <w:p w14:paraId="4107D161" w14:textId="77777777" w:rsidR="00DE162A" w:rsidRPr="00A5017A" w:rsidRDefault="00DE162A" w:rsidP="00DE162A">
            <w:pPr>
              <w:pStyle w:val="ListParagraph"/>
              <w:numPr>
                <w:ilvl w:val="0"/>
                <w:numId w:val="10"/>
              </w:numPr>
              <w:spacing w:after="160" w:line="278" w:lineRule="auto"/>
              <w:rPr>
                <w:rFonts w:ascii="Times New Roman" w:hAnsi="Times New Roman"/>
                <w:bCs/>
                <w:sz w:val="25"/>
                <w:szCs w:val="25"/>
                <w:lang w:val="vi-VN"/>
              </w:rPr>
            </w:pPr>
          </w:p>
        </w:tc>
      </w:tr>
    </w:tbl>
    <w:p w14:paraId="785BAD8F" w14:textId="77777777" w:rsidR="002F677B" w:rsidRPr="00A5017A" w:rsidDel="00EE0FF1" w:rsidRDefault="002F677B" w:rsidP="002F677B">
      <w:pPr>
        <w:spacing w:after="160" w:line="278" w:lineRule="auto"/>
        <w:rPr>
          <w:del w:id="105" w:author="DELL" w:date="2026-05-05T16:00:00Z"/>
          <w:rFonts w:ascii="Times New Roman" w:hAnsi="Times New Roman"/>
          <w:b/>
          <w:sz w:val="25"/>
          <w:szCs w:val="25"/>
          <w:lang w:val="vi-VN"/>
        </w:rPr>
      </w:pPr>
    </w:p>
    <w:p w14:paraId="50F35F13" w14:textId="6C528452" w:rsidR="002F677B" w:rsidRPr="00EE0FF1" w:rsidRDefault="00EE0FF1" w:rsidP="00EE0FF1">
      <w:pPr>
        <w:spacing w:after="160" w:line="278" w:lineRule="auto"/>
        <w:rPr>
          <w:rFonts w:ascii="Times New Roman" w:hAnsi="Times New Roman"/>
          <w:b/>
          <w:sz w:val="25"/>
          <w:szCs w:val="25"/>
          <w:lang w:val="vi-VN"/>
          <w:rPrChange w:id="106" w:author="DELL" w:date="2026-05-05T15:59:00Z">
            <w:rPr>
              <w:lang w:val="vi-VN"/>
            </w:rPr>
          </w:rPrChange>
        </w:rPr>
        <w:pPrChange w:id="107" w:author="DELL" w:date="2026-05-05T16:00:00Z">
          <w:pPr>
            <w:pStyle w:val="ListParagraph"/>
            <w:numPr>
              <w:numId w:val="2"/>
            </w:numPr>
            <w:spacing w:after="160" w:line="278" w:lineRule="auto"/>
            <w:ind w:left="390" w:hanging="390"/>
          </w:pPr>
        </w:pPrChange>
      </w:pPr>
      <w:ins w:id="108" w:author="DELL" w:date="2026-05-05T16:00:00Z">
        <w:r>
          <w:rPr>
            <w:rFonts w:ascii="Times New Roman" w:hAnsi="Times New Roman"/>
            <w:b/>
            <w:sz w:val="25"/>
            <w:szCs w:val="25"/>
          </w:rPr>
          <w:t>5</w:t>
        </w:r>
      </w:ins>
      <w:r w:rsidR="0030093B" w:rsidRPr="00EE0FF1">
        <w:rPr>
          <w:rFonts w:ascii="Times New Roman" w:hAnsi="Times New Roman"/>
          <w:b/>
          <w:sz w:val="25"/>
          <w:szCs w:val="25"/>
          <w:lang w:val="vi-VN"/>
          <w:rPrChange w:id="109" w:author="DELL" w:date="2026-05-05T15:59:00Z">
            <w:rPr>
              <w:lang w:val="vi-VN"/>
            </w:rPr>
          </w:rPrChange>
        </w:rPr>
        <w:t>HỆ ĐIỀU HÀNH/DISTRIBUTIONS</w:t>
      </w:r>
    </w:p>
    <w:p w14:paraId="7EDCA72E" w14:textId="79418FFF" w:rsidR="00DC6D0D" w:rsidRPr="00A5017A" w:rsidRDefault="00DC6D0D" w:rsidP="00545230">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Promox/Debian</w:t>
      </w:r>
    </w:p>
    <w:p w14:paraId="195E683D" w14:textId="738AA127" w:rsidR="0030093B" w:rsidRPr="00A5017A" w:rsidRDefault="0030093B" w:rsidP="00545230">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RHEL/CentOS</w:t>
      </w:r>
    </w:p>
    <w:p w14:paraId="2242D2AB" w14:textId="11627125" w:rsidR="00DC6D0D" w:rsidRPr="00A5017A" w:rsidRDefault="00DC6D0D" w:rsidP="00545230">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Ubuntu/Linux Mint</w:t>
      </w:r>
    </w:p>
    <w:p w14:paraId="46A42A52" w14:textId="6A5A38D2" w:rsidR="0030093B" w:rsidRPr="00A5017A" w:rsidRDefault="0030093B" w:rsidP="00545230">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OpenFabrics Enterprise Distribution (OFED)</w:t>
      </w:r>
    </w:p>
    <w:p w14:paraId="52D041EA" w14:textId="0B898F9B" w:rsidR="00477108" w:rsidRPr="00A5017A" w:rsidRDefault="00477108">
      <w:pPr>
        <w:spacing w:after="160" w:line="278" w:lineRule="auto"/>
        <w:rPr>
          <w:rFonts w:ascii="Times New Roman" w:hAnsi="Times New Roman"/>
          <w:bCs/>
          <w:sz w:val="25"/>
          <w:szCs w:val="25"/>
        </w:rPr>
      </w:pPr>
      <w:r w:rsidRPr="00A5017A">
        <w:rPr>
          <w:rFonts w:ascii="Times New Roman" w:hAnsi="Times New Roman"/>
          <w:bCs/>
          <w:sz w:val="25"/>
          <w:szCs w:val="25"/>
        </w:rPr>
        <w:br w:type="page"/>
      </w:r>
    </w:p>
    <w:p w14:paraId="0212DD81" w14:textId="3B41A7E6" w:rsidR="00477108" w:rsidRPr="00EE0FF1" w:rsidRDefault="00EE0FF1" w:rsidP="00EE0FF1">
      <w:pPr>
        <w:spacing w:after="160" w:line="278" w:lineRule="auto"/>
        <w:rPr>
          <w:rFonts w:ascii="Times New Roman" w:hAnsi="Times New Roman"/>
          <w:b/>
          <w:sz w:val="25"/>
          <w:szCs w:val="25"/>
          <w:rPrChange w:id="110" w:author="DELL" w:date="2026-05-05T16:00:00Z">
            <w:rPr/>
          </w:rPrChange>
        </w:rPr>
        <w:pPrChange w:id="111" w:author="DELL" w:date="2026-05-05T16:00:00Z">
          <w:pPr>
            <w:pStyle w:val="ListParagraph"/>
            <w:numPr>
              <w:numId w:val="2"/>
            </w:numPr>
            <w:spacing w:after="160" w:line="278" w:lineRule="auto"/>
            <w:ind w:left="390" w:hanging="390"/>
          </w:pPr>
        </w:pPrChange>
      </w:pPr>
      <w:ins w:id="112" w:author="DELL" w:date="2026-05-05T16:00:00Z">
        <w:r>
          <w:rPr>
            <w:rFonts w:ascii="Times New Roman" w:hAnsi="Times New Roman"/>
            <w:b/>
            <w:sz w:val="25"/>
            <w:szCs w:val="25"/>
          </w:rPr>
          <w:lastRenderedPageBreak/>
          <w:t>6</w:t>
        </w:r>
      </w:ins>
      <w:r w:rsidR="00477108" w:rsidRPr="00EE0FF1">
        <w:rPr>
          <w:rFonts w:ascii="Times New Roman" w:hAnsi="Times New Roman"/>
          <w:b/>
          <w:sz w:val="25"/>
          <w:szCs w:val="25"/>
          <w:rPrChange w:id="113" w:author="DELL" w:date="2026-05-05T16:00:00Z">
            <w:rPr/>
          </w:rPrChange>
        </w:rPr>
        <w:t>CÁC</w:t>
      </w:r>
      <w:r w:rsidR="00477108" w:rsidRPr="00EE0FF1">
        <w:rPr>
          <w:rFonts w:ascii="Times New Roman" w:hAnsi="Times New Roman"/>
          <w:b/>
          <w:sz w:val="25"/>
          <w:szCs w:val="25"/>
          <w:lang w:val="vi-VN"/>
          <w:rPrChange w:id="114" w:author="DELL" w:date="2026-05-05T16:00:00Z">
            <w:rPr>
              <w:lang w:val="vi-VN"/>
            </w:rPr>
          </w:rPrChange>
        </w:rPr>
        <w:t xml:space="preserve"> GIAI ĐOẠN HOÀN THÀNH VÀ THANH TOÁN</w:t>
      </w:r>
    </w:p>
    <w:tbl>
      <w:tblPr>
        <w:tblStyle w:val="TableGrid"/>
        <w:tblW w:w="5000" w:type="pct"/>
        <w:tblLook w:val="04A0" w:firstRow="1" w:lastRow="0" w:firstColumn="1" w:lastColumn="0" w:noHBand="0" w:noVBand="1"/>
      </w:tblPr>
      <w:tblGrid>
        <w:gridCol w:w="1011"/>
        <w:gridCol w:w="868"/>
        <w:gridCol w:w="1021"/>
        <w:gridCol w:w="4654"/>
        <w:gridCol w:w="2022"/>
      </w:tblGrid>
      <w:tr w:rsidR="00BC0313" w:rsidRPr="00A5017A" w14:paraId="030E3F39" w14:textId="77777777" w:rsidTr="00DD71DC">
        <w:trPr>
          <w:trHeight w:val="1486"/>
          <w:tblHeader/>
        </w:trPr>
        <w:tc>
          <w:tcPr>
            <w:tcW w:w="528" w:type="pct"/>
            <w:vAlign w:val="center"/>
          </w:tcPr>
          <w:p w14:paraId="0A1EBD9E" w14:textId="14AF2AB3" w:rsidR="00BC0313" w:rsidRPr="00A5017A" w:rsidRDefault="00BC0313" w:rsidP="00DD71DC">
            <w:pPr>
              <w:spacing w:after="160" w:line="278" w:lineRule="auto"/>
              <w:jc w:val="center"/>
              <w:rPr>
                <w:rFonts w:ascii="Times New Roman" w:hAnsi="Times New Roman"/>
                <w:b/>
                <w:sz w:val="25"/>
                <w:szCs w:val="25"/>
                <w:lang w:val="vi-VN"/>
              </w:rPr>
            </w:pPr>
            <w:r w:rsidRPr="00A5017A">
              <w:rPr>
                <w:rFonts w:ascii="Times New Roman" w:hAnsi="Times New Roman"/>
                <w:b/>
                <w:sz w:val="25"/>
                <w:szCs w:val="25"/>
                <w:lang w:val="vi-VN"/>
              </w:rPr>
              <w:t>Giai đoạn</w:t>
            </w:r>
          </w:p>
        </w:tc>
        <w:tc>
          <w:tcPr>
            <w:tcW w:w="453" w:type="pct"/>
            <w:vAlign w:val="center"/>
          </w:tcPr>
          <w:p w14:paraId="16F3F7BB" w14:textId="739EC6C8" w:rsidR="00BC0313" w:rsidRPr="00A5017A" w:rsidRDefault="00BC0313" w:rsidP="00DD71DC">
            <w:pPr>
              <w:spacing w:after="160" w:line="278" w:lineRule="auto"/>
              <w:jc w:val="center"/>
              <w:rPr>
                <w:rFonts w:ascii="Times New Roman" w:hAnsi="Times New Roman"/>
                <w:b/>
                <w:sz w:val="25"/>
                <w:szCs w:val="25"/>
                <w:lang w:val="vi-VN"/>
              </w:rPr>
            </w:pPr>
            <w:r w:rsidRPr="00A5017A">
              <w:rPr>
                <w:rFonts w:ascii="Times New Roman" w:hAnsi="Times New Roman"/>
                <w:b/>
                <w:sz w:val="25"/>
                <w:szCs w:val="25"/>
                <w:lang w:val="vi-VN"/>
              </w:rPr>
              <w:t>% khối lượng công việc</w:t>
            </w:r>
          </w:p>
        </w:tc>
        <w:tc>
          <w:tcPr>
            <w:tcW w:w="533" w:type="pct"/>
            <w:vAlign w:val="center"/>
          </w:tcPr>
          <w:p w14:paraId="4EF2EA64" w14:textId="0C09D2FB" w:rsidR="00BC0313" w:rsidRPr="00A5017A" w:rsidRDefault="00BC0313" w:rsidP="00DD71DC">
            <w:pPr>
              <w:spacing w:after="160" w:line="278" w:lineRule="auto"/>
              <w:jc w:val="center"/>
              <w:rPr>
                <w:rFonts w:ascii="Times New Roman" w:hAnsi="Times New Roman"/>
                <w:b/>
                <w:sz w:val="25"/>
                <w:szCs w:val="25"/>
                <w:lang w:val="vi-VN"/>
              </w:rPr>
            </w:pPr>
            <w:r w:rsidRPr="00A5017A">
              <w:rPr>
                <w:rFonts w:ascii="Times New Roman" w:hAnsi="Times New Roman"/>
                <w:b/>
                <w:sz w:val="25"/>
                <w:szCs w:val="25"/>
                <w:lang w:val="vi-VN"/>
              </w:rPr>
              <w:t>% tiến độ</w:t>
            </w:r>
          </w:p>
        </w:tc>
        <w:tc>
          <w:tcPr>
            <w:tcW w:w="2430" w:type="pct"/>
            <w:vAlign w:val="center"/>
          </w:tcPr>
          <w:p w14:paraId="28738C77" w14:textId="724151FA" w:rsidR="00BC0313" w:rsidRPr="00A5017A" w:rsidRDefault="00BC0313" w:rsidP="00DD71DC">
            <w:pPr>
              <w:spacing w:after="160" w:line="278" w:lineRule="auto"/>
              <w:jc w:val="center"/>
              <w:rPr>
                <w:rFonts w:ascii="Times New Roman" w:hAnsi="Times New Roman"/>
                <w:b/>
                <w:sz w:val="25"/>
                <w:szCs w:val="25"/>
                <w:lang w:val="vi-VN"/>
              </w:rPr>
            </w:pPr>
            <w:r w:rsidRPr="00A5017A">
              <w:rPr>
                <w:rFonts w:ascii="Times New Roman" w:hAnsi="Times New Roman"/>
                <w:b/>
                <w:sz w:val="25"/>
                <w:szCs w:val="25"/>
                <w:lang w:val="vi-VN"/>
              </w:rPr>
              <w:t>Mô tả công việc</w:t>
            </w:r>
          </w:p>
        </w:tc>
        <w:tc>
          <w:tcPr>
            <w:tcW w:w="1056" w:type="pct"/>
            <w:vAlign w:val="center"/>
          </w:tcPr>
          <w:p w14:paraId="73E0684D" w14:textId="3FE104C4" w:rsidR="00BC0313" w:rsidRPr="00A5017A" w:rsidRDefault="00BC0313" w:rsidP="00DD71DC">
            <w:pPr>
              <w:spacing w:after="160" w:line="278" w:lineRule="auto"/>
              <w:jc w:val="center"/>
              <w:rPr>
                <w:rFonts w:ascii="Times New Roman" w:hAnsi="Times New Roman"/>
                <w:b/>
                <w:sz w:val="25"/>
                <w:szCs w:val="25"/>
                <w:lang w:val="vi-VN"/>
              </w:rPr>
            </w:pPr>
            <w:r w:rsidRPr="00A5017A">
              <w:rPr>
                <w:rFonts w:ascii="Times New Roman" w:hAnsi="Times New Roman"/>
                <w:b/>
                <w:sz w:val="25"/>
                <w:szCs w:val="25"/>
                <w:lang w:val="vi-VN"/>
              </w:rPr>
              <w:t>Ghi chú</w:t>
            </w:r>
          </w:p>
        </w:tc>
      </w:tr>
      <w:tr w:rsidR="00BC0313" w:rsidRPr="00A5017A" w14:paraId="3C2FA082" w14:textId="77777777" w:rsidTr="00DD71DC">
        <w:tc>
          <w:tcPr>
            <w:tcW w:w="528" w:type="pct"/>
            <w:vAlign w:val="center"/>
          </w:tcPr>
          <w:p w14:paraId="05AF5846" w14:textId="35948663"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T1</w:t>
            </w:r>
          </w:p>
        </w:tc>
        <w:tc>
          <w:tcPr>
            <w:tcW w:w="453" w:type="pct"/>
            <w:vAlign w:val="center"/>
          </w:tcPr>
          <w:p w14:paraId="03C0649E" w14:textId="7F5EA5BF"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15%</w:t>
            </w:r>
          </w:p>
        </w:tc>
        <w:tc>
          <w:tcPr>
            <w:tcW w:w="533" w:type="pct"/>
            <w:vAlign w:val="center"/>
          </w:tcPr>
          <w:p w14:paraId="00BD2C4C" w14:textId="7F6E6EAF" w:rsidR="00BC0313" w:rsidRPr="00A5017A" w:rsidRDefault="00BC0313" w:rsidP="00BC0313">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15%</w:t>
            </w:r>
          </w:p>
        </w:tc>
        <w:tc>
          <w:tcPr>
            <w:tcW w:w="2430" w:type="pct"/>
            <w:vAlign w:val="center"/>
          </w:tcPr>
          <w:p w14:paraId="3C574143" w14:textId="5816E0DC" w:rsidR="00BC0313" w:rsidRPr="00A5017A" w:rsidRDefault="00BC0313" w:rsidP="00477108">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Nghiên cứu và thiết kế về 1G/10G/25G/100Gb Ethernet Adapter</w:t>
            </w:r>
          </w:p>
          <w:p w14:paraId="3DD5BCDE" w14:textId="79DA0DC3" w:rsidR="00BC0313" w:rsidRPr="00A5017A" w:rsidRDefault="00BC0313" w:rsidP="00477108">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Nghiên cứu và thiết kế SR-IOV and OVS hardware offload</w:t>
            </w:r>
          </w:p>
          <w:p w14:paraId="06E0A5F8" w14:textId="2AE65693" w:rsidR="00BC0313" w:rsidRPr="00A5017A" w:rsidRDefault="00BC0313" w:rsidP="00477108">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Nghiên cứu các sản phẩm tương tự trên thị trường</w:t>
            </w:r>
          </w:p>
        </w:tc>
        <w:tc>
          <w:tcPr>
            <w:tcW w:w="1056" w:type="pct"/>
            <w:vAlign w:val="center"/>
          </w:tcPr>
          <w:p w14:paraId="734BC0C8" w14:textId="3C56B748"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Các công việc này đã hoàn thành trước khi khi hợp đồng được ký kết</w:t>
            </w:r>
          </w:p>
        </w:tc>
      </w:tr>
      <w:tr w:rsidR="00BC0313" w:rsidRPr="00A5017A" w14:paraId="464266D2" w14:textId="77777777" w:rsidTr="00DD71DC">
        <w:trPr>
          <w:trHeight w:val="2493"/>
        </w:trPr>
        <w:tc>
          <w:tcPr>
            <w:tcW w:w="528" w:type="pct"/>
            <w:vAlign w:val="center"/>
          </w:tcPr>
          <w:p w14:paraId="75B3A5B6" w14:textId="5292C0A4"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T2</w:t>
            </w:r>
          </w:p>
        </w:tc>
        <w:tc>
          <w:tcPr>
            <w:tcW w:w="453" w:type="pct"/>
            <w:vAlign w:val="center"/>
          </w:tcPr>
          <w:p w14:paraId="0B8C6EE3" w14:textId="567BFB9A"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45%</w:t>
            </w:r>
          </w:p>
        </w:tc>
        <w:tc>
          <w:tcPr>
            <w:tcW w:w="533" w:type="pct"/>
            <w:vAlign w:val="center"/>
          </w:tcPr>
          <w:p w14:paraId="158663F7" w14:textId="015C6785" w:rsidR="00BC0313" w:rsidRPr="00A5017A" w:rsidRDefault="00BC0313" w:rsidP="00BC0313">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60%</w:t>
            </w:r>
          </w:p>
        </w:tc>
        <w:tc>
          <w:tcPr>
            <w:tcW w:w="2430" w:type="pct"/>
            <w:vAlign w:val="center"/>
          </w:tcPr>
          <w:p w14:paraId="0284514C" w14:textId="745900F3" w:rsidR="00BC0313" w:rsidRPr="00A5017A" w:rsidRDefault="00BC0313" w:rsidP="00477108">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Thử nghiệm và đo lường năng lực OVS hardware offload KVM, Promox trên Intel E810</w:t>
            </w:r>
          </w:p>
          <w:p w14:paraId="0AE1E5EA" w14:textId="51E3AE15" w:rsidR="00BC0313" w:rsidRPr="00A5017A" w:rsidRDefault="00BC0313" w:rsidP="00477108">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card mạng FPGA firmware cho VRX525 FPGA card hỗ trợ các tính năng V2</w:t>
            </w:r>
          </w:p>
          <w:p w14:paraId="2586B9C8" w14:textId="5A9D69AD" w:rsidR="00BC0313" w:rsidRPr="00A5017A" w:rsidRDefault="00BC0313" w:rsidP="00477108">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Driver hỗ trợ các tính năng V2.</w:t>
            </w:r>
          </w:p>
        </w:tc>
        <w:tc>
          <w:tcPr>
            <w:tcW w:w="1056" w:type="pct"/>
            <w:vAlign w:val="center"/>
          </w:tcPr>
          <w:p w14:paraId="3C91F3CA" w14:textId="26521B25"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Các công việc này đã hoàn thành trước khi khi hợp đồng được ký kết</w:t>
            </w:r>
          </w:p>
        </w:tc>
      </w:tr>
      <w:tr w:rsidR="00BC0313" w:rsidRPr="00A5017A" w14:paraId="511CF4EA" w14:textId="77777777" w:rsidTr="00DD71DC">
        <w:tc>
          <w:tcPr>
            <w:tcW w:w="528" w:type="pct"/>
            <w:vAlign w:val="center"/>
          </w:tcPr>
          <w:p w14:paraId="15BA7C0B" w14:textId="46C4CE3B"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T3</w:t>
            </w:r>
          </w:p>
        </w:tc>
        <w:tc>
          <w:tcPr>
            <w:tcW w:w="453" w:type="pct"/>
            <w:vAlign w:val="center"/>
          </w:tcPr>
          <w:p w14:paraId="592933C0" w14:textId="748A4447"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25%</w:t>
            </w:r>
          </w:p>
        </w:tc>
        <w:tc>
          <w:tcPr>
            <w:tcW w:w="533" w:type="pct"/>
            <w:vAlign w:val="center"/>
          </w:tcPr>
          <w:p w14:paraId="598CA60B" w14:textId="0D320D81" w:rsidR="00BC0313" w:rsidRPr="00A5017A" w:rsidRDefault="00BC0313" w:rsidP="00BC0313">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85%</w:t>
            </w:r>
          </w:p>
        </w:tc>
        <w:tc>
          <w:tcPr>
            <w:tcW w:w="2430" w:type="pct"/>
            <w:vAlign w:val="center"/>
          </w:tcPr>
          <w:p w14:paraId="3C5D9530" w14:textId="5FB5B925" w:rsidR="00BC0313" w:rsidRPr="00A5017A" w:rsidRDefault="00BC0313" w:rsidP="004E068C">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card mạng FPGA firmware cho VRX525 FPGA card hỗ trợ các tính năng V3</w:t>
            </w:r>
          </w:p>
          <w:p w14:paraId="094F8DBD" w14:textId="77777777" w:rsidR="00BC0313" w:rsidRPr="00A5017A" w:rsidRDefault="00BC0313" w:rsidP="004E068C">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Driver hỗ trợ các tính năng V3.</w:t>
            </w:r>
          </w:p>
          <w:p w14:paraId="1CB3446A" w14:textId="0AD05323" w:rsidR="00BC0313" w:rsidRPr="00A5017A" w:rsidRDefault="00BC0313" w:rsidP="004E068C">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Thử nghiệm và đo lượng năng lực OVS trên phần mềm card mạng FPGA firmware cho VRX525 FPGA card</w:t>
            </w:r>
          </w:p>
        </w:tc>
        <w:tc>
          <w:tcPr>
            <w:tcW w:w="1056" w:type="pct"/>
            <w:vAlign w:val="center"/>
          </w:tcPr>
          <w:p w14:paraId="24544D0F" w14:textId="77777777" w:rsidR="00BC0313" w:rsidRPr="00A5017A" w:rsidRDefault="00BC0313" w:rsidP="00477108">
            <w:pPr>
              <w:spacing w:after="160" w:line="278" w:lineRule="auto"/>
              <w:rPr>
                <w:rFonts w:ascii="Times New Roman" w:hAnsi="Times New Roman"/>
                <w:bCs/>
                <w:sz w:val="25"/>
                <w:szCs w:val="25"/>
                <w:lang w:val="vi-VN"/>
              </w:rPr>
            </w:pPr>
          </w:p>
        </w:tc>
      </w:tr>
      <w:tr w:rsidR="00BC0313" w:rsidRPr="00A5017A" w14:paraId="4E95FA96" w14:textId="77777777" w:rsidTr="00DD71DC">
        <w:tc>
          <w:tcPr>
            <w:tcW w:w="528" w:type="pct"/>
            <w:vAlign w:val="center"/>
          </w:tcPr>
          <w:p w14:paraId="535CEF4A" w14:textId="2810C5D1"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T4</w:t>
            </w:r>
          </w:p>
        </w:tc>
        <w:tc>
          <w:tcPr>
            <w:tcW w:w="453" w:type="pct"/>
            <w:vAlign w:val="center"/>
          </w:tcPr>
          <w:p w14:paraId="620030E7" w14:textId="7554C0B4"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10%</w:t>
            </w:r>
          </w:p>
        </w:tc>
        <w:tc>
          <w:tcPr>
            <w:tcW w:w="533" w:type="pct"/>
            <w:vAlign w:val="center"/>
          </w:tcPr>
          <w:p w14:paraId="1807C83E" w14:textId="20D8C19D" w:rsidR="00BC0313" w:rsidRPr="00A5017A" w:rsidRDefault="00BC0313" w:rsidP="00BC0313">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95%</w:t>
            </w:r>
          </w:p>
        </w:tc>
        <w:tc>
          <w:tcPr>
            <w:tcW w:w="2430" w:type="pct"/>
            <w:vAlign w:val="center"/>
          </w:tcPr>
          <w:p w14:paraId="1C02C637" w14:textId="03CAD987" w:rsidR="00BC0313" w:rsidRPr="00A5017A" w:rsidRDefault="00BC0313" w:rsidP="004E068C">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card mạng FPGA firmware cho VRX525 FPGA card hỗ trợ các tính năng V4</w:t>
            </w:r>
          </w:p>
          <w:p w14:paraId="01BAE991" w14:textId="248E3001" w:rsidR="00BC0313" w:rsidRPr="00A5017A" w:rsidRDefault="00BC0313" w:rsidP="004E068C">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Driver hỗ trợ các tính năng V4.</w:t>
            </w:r>
          </w:p>
          <w:p w14:paraId="3C610B20" w14:textId="0E0A5AD1" w:rsidR="00BC0313" w:rsidRPr="00A5017A" w:rsidRDefault="00BC0313" w:rsidP="004E068C">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 xml:space="preserve">Thử nghiệm và đo lượng năng lực tính năng V4 trên phần mềm card mạng </w:t>
            </w:r>
            <w:r w:rsidRPr="00A5017A">
              <w:rPr>
                <w:rFonts w:ascii="Times New Roman" w:hAnsi="Times New Roman"/>
                <w:bCs/>
                <w:sz w:val="25"/>
                <w:szCs w:val="25"/>
                <w:lang w:val="vi-VN"/>
              </w:rPr>
              <w:lastRenderedPageBreak/>
              <w:t>FPGA firmware cho VRX525 FPGA card</w:t>
            </w:r>
          </w:p>
        </w:tc>
        <w:tc>
          <w:tcPr>
            <w:tcW w:w="1056" w:type="pct"/>
            <w:vAlign w:val="center"/>
          </w:tcPr>
          <w:p w14:paraId="71F4921B" w14:textId="77777777" w:rsidR="00BC0313" w:rsidRPr="00A5017A" w:rsidRDefault="00BC0313" w:rsidP="00477108">
            <w:pPr>
              <w:spacing w:after="160" w:line="278" w:lineRule="auto"/>
              <w:rPr>
                <w:rFonts w:ascii="Times New Roman" w:hAnsi="Times New Roman"/>
                <w:bCs/>
                <w:sz w:val="25"/>
                <w:szCs w:val="25"/>
                <w:lang w:val="vi-VN"/>
              </w:rPr>
            </w:pPr>
          </w:p>
        </w:tc>
      </w:tr>
      <w:tr w:rsidR="00BC0313" w:rsidRPr="00A5017A" w14:paraId="5B58BBFC" w14:textId="77777777" w:rsidTr="00DD71DC">
        <w:tc>
          <w:tcPr>
            <w:tcW w:w="528" w:type="pct"/>
            <w:vAlign w:val="center"/>
          </w:tcPr>
          <w:p w14:paraId="49E282FB" w14:textId="3A12CAA1"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lastRenderedPageBreak/>
              <w:t>T5</w:t>
            </w:r>
          </w:p>
        </w:tc>
        <w:tc>
          <w:tcPr>
            <w:tcW w:w="453" w:type="pct"/>
            <w:vAlign w:val="center"/>
          </w:tcPr>
          <w:p w14:paraId="333597FE" w14:textId="28FCE25F" w:rsidR="00BC0313" w:rsidRPr="00A5017A" w:rsidRDefault="00BC0313" w:rsidP="00477108">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5%</w:t>
            </w:r>
          </w:p>
        </w:tc>
        <w:tc>
          <w:tcPr>
            <w:tcW w:w="533" w:type="pct"/>
            <w:vAlign w:val="center"/>
          </w:tcPr>
          <w:p w14:paraId="0BD5506A" w14:textId="3477DA21" w:rsidR="00BC0313" w:rsidRPr="00A5017A" w:rsidRDefault="00BC0313" w:rsidP="00BC0313">
            <w:pPr>
              <w:spacing w:after="160" w:line="278" w:lineRule="auto"/>
              <w:rPr>
                <w:rFonts w:ascii="Times New Roman" w:hAnsi="Times New Roman"/>
                <w:sz w:val="25"/>
                <w:szCs w:val="25"/>
                <w:lang w:val="vi-VN"/>
              </w:rPr>
            </w:pPr>
            <w:r w:rsidRPr="00A5017A">
              <w:rPr>
                <w:rFonts w:ascii="Times New Roman" w:hAnsi="Times New Roman"/>
                <w:bCs/>
                <w:sz w:val="25"/>
                <w:szCs w:val="25"/>
                <w:lang w:val="vi-VN"/>
              </w:rPr>
              <w:t>10</w:t>
            </w:r>
            <w:r w:rsidR="000267AA">
              <w:rPr>
                <w:rFonts w:ascii="Times New Roman" w:hAnsi="Times New Roman"/>
                <w:bCs/>
                <w:sz w:val="25"/>
                <w:szCs w:val="25"/>
              </w:rPr>
              <w:t>0</w:t>
            </w:r>
            <w:r w:rsidRPr="00A5017A">
              <w:rPr>
                <w:rFonts w:ascii="Times New Roman" w:hAnsi="Times New Roman"/>
                <w:bCs/>
                <w:sz w:val="25"/>
                <w:szCs w:val="25"/>
                <w:lang w:val="vi-VN"/>
              </w:rPr>
              <w:t>%</w:t>
            </w:r>
          </w:p>
        </w:tc>
        <w:tc>
          <w:tcPr>
            <w:tcW w:w="2430" w:type="pct"/>
            <w:vAlign w:val="center"/>
          </w:tcPr>
          <w:p w14:paraId="5ADDC923" w14:textId="77777777" w:rsidR="00BC0313" w:rsidRPr="00A5017A" w:rsidRDefault="00BC0313" w:rsidP="004E068C">
            <w:pPr>
              <w:pStyle w:val="ListParagraph"/>
              <w:widowControl w:val="0"/>
              <w:numPr>
                <w:ilvl w:val="0"/>
                <w:numId w:val="11"/>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Hỗ trợ kỹ thuật</w:t>
            </w:r>
          </w:p>
          <w:p w14:paraId="2A14C0C5" w14:textId="1D1DAE43" w:rsidR="00BC0313" w:rsidRPr="00A5017A" w:rsidRDefault="00BC0313" w:rsidP="004E068C">
            <w:pPr>
              <w:pStyle w:val="ListParagraph"/>
              <w:widowControl w:val="0"/>
              <w:numPr>
                <w:ilvl w:val="0"/>
                <w:numId w:val="11"/>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Giới hạn tối đa 45 ngày</w:t>
            </w:r>
          </w:p>
        </w:tc>
        <w:tc>
          <w:tcPr>
            <w:tcW w:w="1056" w:type="pct"/>
            <w:vAlign w:val="center"/>
          </w:tcPr>
          <w:p w14:paraId="793402B4" w14:textId="77777777" w:rsidR="00BC0313" w:rsidRPr="00A5017A" w:rsidRDefault="00BC0313" w:rsidP="00477108">
            <w:pPr>
              <w:spacing w:after="160" w:line="278" w:lineRule="auto"/>
              <w:rPr>
                <w:rFonts w:ascii="Times New Roman" w:hAnsi="Times New Roman"/>
                <w:bCs/>
                <w:sz w:val="25"/>
                <w:szCs w:val="25"/>
                <w:lang w:val="vi-VN"/>
              </w:rPr>
            </w:pPr>
          </w:p>
        </w:tc>
      </w:tr>
    </w:tbl>
    <w:p w14:paraId="32A5D34C" w14:textId="0DEF9340" w:rsidR="00BC0313" w:rsidRPr="00A5017A" w:rsidRDefault="00BC0313" w:rsidP="00477108">
      <w:pPr>
        <w:spacing w:after="160" w:line="278" w:lineRule="auto"/>
        <w:rPr>
          <w:rFonts w:ascii="Times New Roman" w:hAnsi="Times New Roman"/>
          <w:bCs/>
          <w:sz w:val="25"/>
          <w:szCs w:val="25"/>
          <w:lang w:val="vi-VN"/>
        </w:rPr>
      </w:pPr>
    </w:p>
    <w:p w14:paraId="003D7371" w14:textId="74662159" w:rsidR="00477108" w:rsidRPr="00EE0FF1" w:rsidRDefault="00EE0FF1" w:rsidP="00EE0FF1">
      <w:pPr>
        <w:spacing w:after="160" w:line="278" w:lineRule="auto"/>
        <w:rPr>
          <w:rFonts w:ascii="Times New Roman" w:hAnsi="Times New Roman"/>
          <w:b/>
          <w:sz w:val="25"/>
          <w:szCs w:val="25"/>
          <w:lang w:val="vi-VN"/>
          <w:rPrChange w:id="115" w:author="DELL" w:date="2026-05-05T16:00:00Z">
            <w:rPr>
              <w:lang w:val="vi-VN"/>
            </w:rPr>
          </w:rPrChange>
        </w:rPr>
        <w:pPrChange w:id="116" w:author="DELL" w:date="2026-05-05T16:00:00Z">
          <w:pPr>
            <w:pStyle w:val="ListParagraph"/>
            <w:numPr>
              <w:numId w:val="2"/>
            </w:numPr>
            <w:spacing w:after="160" w:line="278" w:lineRule="auto"/>
            <w:ind w:left="390" w:hanging="390"/>
          </w:pPr>
        </w:pPrChange>
      </w:pPr>
      <w:ins w:id="117" w:author="DELL" w:date="2026-05-05T16:00:00Z">
        <w:r>
          <w:rPr>
            <w:rFonts w:ascii="Times New Roman" w:hAnsi="Times New Roman"/>
            <w:b/>
            <w:sz w:val="25"/>
            <w:szCs w:val="25"/>
          </w:rPr>
          <w:t>7</w:t>
        </w:r>
      </w:ins>
      <w:r w:rsidR="00BC0313" w:rsidRPr="00EE0FF1">
        <w:rPr>
          <w:rFonts w:ascii="Times New Roman" w:hAnsi="Times New Roman"/>
          <w:b/>
          <w:sz w:val="25"/>
          <w:szCs w:val="25"/>
          <w:lang w:val="vi-VN"/>
          <w:rPrChange w:id="118" w:author="DELL" w:date="2026-05-05T16:00:00Z">
            <w:rPr>
              <w:lang w:val="vi-VN"/>
            </w:rPr>
          </w:rPrChange>
        </w:rPr>
        <w:t>TIÊU CHÍ NGHIỆM THU</w:t>
      </w:r>
    </w:p>
    <w:tbl>
      <w:tblPr>
        <w:tblStyle w:val="TableGrid"/>
        <w:tblW w:w="5000" w:type="pct"/>
        <w:tblLook w:val="04A0" w:firstRow="1" w:lastRow="0" w:firstColumn="1" w:lastColumn="0" w:noHBand="0" w:noVBand="1"/>
      </w:tblPr>
      <w:tblGrid>
        <w:gridCol w:w="866"/>
        <w:gridCol w:w="3920"/>
        <w:gridCol w:w="3195"/>
        <w:gridCol w:w="1595"/>
      </w:tblGrid>
      <w:tr w:rsidR="00BC0313" w:rsidRPr="00A5017A" w14:paraId="01B1E81C" w14:textId="3F21F757" w:rsidTr="00DD71DC">
        <w:tc>
          <w:tcPr>
            <w:tcW w:w="452" w:type="pct"/>
            <w:vAlign w:val="center"/>
          </w:tcPr>
          <w:p w14:paraId="659E34C4" w14:textId="7CF00204" w:rsidR="00BC0313" w:rsidRPr="00A5017A" w:rsidRDefault="00BC0313" w:rsidP="00DD71DC">
            <w:pPr>
              <w:spacing w:after="120" w:line="278" w:lineRule="auto"/>
              <w:jc w:val="center"/>
              <w:rPr>
                <w:rFonts w:ascii="Times New Roman" w:hAnsi="Times New Roman"/>
                <w:b/>
                <w:sz w:val="25"/>
                <w:szCs w:val="25"/>
                <w:lang w:val="vi-VN"/>
              </w:rPr>
            </w:pPr>
            <w:r w:rsidRPr="00A5017A">
              <w:rPr>
                <w:rFonts w:ascii="Times New Roman" w:hAnsi="Times New Roman"/>
                <w:b/>
                <w:sz w:val="25"/>
                <w:szCs w:val="25"/>
                <w:lang w:val="vi-VN"/>
              </w:rPr>
              <w:t>GĐ</w:t>
            </w:r>
          </w:p>
        </w:tc>
        <w:tc>
          <w:tcPr>
            <w:tcW w:w="2047" w:type="pct"/>
            <w:vAlign w:val="center"/>
          </w:tcPr>
          <w:p w14:paraId="592309B6" w14:textId="77777777" w:rsidR="00BC0313" w:rsidRPr="00A5017A" w:rsidRDefault="00BC0313" w:rsidP="00DD71DC">
            <w:pPr>
              <w:spacing w:after="120" w:line="278" w:lineRule="auto"/>
              <w:jc w:val="center"/>
              <w:rPr>
                <w:rFonts w:ascii="Times New Roman" w:hAnsi="Times New Roman"/>
                <w:b/>
                <w:sz w:val="25"/>
                <w:szCs w:val="25"/>
                <w:lang w:val="vi-VN"/>
              </w:rPr>
            </w:pPr>
            <w:r w:rsidRPr="00A5017A">
              <w:rPr>
                <w:rFonts w:ascii="Times New Roman" w:hAnsi="Times New Roman"/>
                <w:b/>
                <w:sz w:val="25"/>
                <w:szCs w:val="25"/>
                <w:lang w:val="vi-VN"/>
              </w:rPr>
              <w:t>Mô tả công việc</w:t>
            </w:r>
          </w:p>
        </w:tc>
        <w:tc>
          <w:tcPr>
            <w:tcW w:w="1668" w:type="pct"/>
            <w:vAlign w:val="center"/>
          </w:tcPr>
          <w:p w14:paraId="30387A20" w14:textId="3520AAC8" w:rsidR="00BC0313" w:rsidRPr="00A5017A" w:rsidRDefault="00BC0313" w:rsidP="00DD71DC">
            <w:pPr>
              <w:spacing w:after="120" w:line="278" w:lineRule="auto"/>
              <w:jc w:val="center"/>
              <w:rPr>
                <w:rFonts w:ascii="Times New Roman" w:hAnsi="Times New Roman"/>
                <w:b/>
                <w:sz w:val="25"/>
                <w:szCs w:val="25"/>
                <w:lang w:val="vi-VN"/>
              </w:rPr>
            </w:pPr>
            <w:r w:rsidRPr="00A5017A">
              <w:rPr>
                <w:rFonts w:ascii="Times New Roman" w:hAnsi="Times New Roman"/>
                <w:b/>
                <w:sz w:val="25"/>
                <w:szCs w:val="25"/>
                <w:lang w:val="vi-VN"/>
              </w:rPr>
              <w:t>Tiêu chí nghiệm thu (PASSED)</w:t>
            </w:r>
          </w:p>
        </w:tc>
        <w:tc>
          <w:tcPr>
            <w:tcW w:w="833" w:type="pct"/>
            <w:vAlign w:val="center"/>
          </w:tcPr>
          <w:p w14:paraId="151AAD6F" w14:textId="1B1AD047" w:rsidR="00BC0313" w:rsidRPr="00A5017A" w:rsidRDefault="00BC0313" w:rsidP="00DD71DC">
            <w:pPr>
              <w:spacing w:after="120" w:line="278" w:lineRule="auto"/>
              <w:jc w:val="center"/>
              <w:rPr>
                <w:rFonts w:ascii="Times New Roman" w:hAnsi="Times New Roman"/>
                <w:b/>
                <w:sz w:val="25"/>
                <w:szCs w:val="25"/>
                <w:lang w:val="vi-VN"/>
              </w:rPr>
            </w:pPr>
            <w:r w:rsidRPr="00A5017A">
              <w:rPr>
                <w:rFonts w:ascii="Times New Roman" w:hAnsi="Times New Roman"/>
                <w:b/>
                <w:sz w:val="25"/>
                <w:szCs w:val="25"/>
                <w:lang w:val="vi-VN"/>
              </w:rPr>
              <w:t>Ghi chú</w:t>
            </w:r>
          </w:p>
        </w:tc>
      </w:tr>
      <w:tr w:rsidR="00BC0313" w:rsidRPr="00A5017A" w14:paraId="696105FC" w14:textId="3B7C3339" w:rsidTr="00DD71DC">
        <w:trPr>
          <w:trHeight w:val="566"/>
        </w:trPr>
        <w:tc>
          <w:tcPr>
            <w:tcW w:w="452" w:type="pct"/>
            <w:vMerge w:val="restart"/>
            <w:vAlign w:val="center"/>
          </w:tcPr>
          <w:p w14:paraId="21221C6B" w14:textId="77777777" w:rsidR="00BC0313" w:rsidRPr="00A5017A" w:rsidRDefault="00BC0313" w:rsidP="00A6480D">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T1</w:t>
            </w:r>
          </w:p>
        </w:tc>
        <w:tc>
          <w:tcPr>
            <w:tcW w:w="2047" w:type="pct"/>
            <w:vAlign w:val="center"/>
          </w:tcPr>
          <w:p w14:paraId="38FE3174" w14:textId="45DD9042"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Nghiên cứu và thiết kế về 1G/10G/25G/100Gb Ethernet Adapter</w:t>
            </w:r>
          </w:p>
        </w:tc>
        <w:tc>
          <w:tcPr>
            <w:tcW w:w="1668" w:type="pct"/>
            <w:vAlign w:val="center"/>
          </w:tcPr>
          <w:p w14:paraId="0ABC0037" w14:textId="562B8782" w:rsidR="00BC0313" w:rsidRPr="00A5017A" w:rsidRDefault="00BC0313" w:rsidP="00A6480D">
            <w:pPr>
              <w:spacing w:after="160" w:line="278" w:lineRule="auto"/>
              <w:rPr>
                <w:rFonts w:ascii="Times New Roman" w:hAnsi="Times New Roman"/>
                <w:bCs/>
                <w:sz w:val="25"/>
                <w:szCs w:val="25"/>
                <w:lang w:val="vi-VN"/>
              </w:rPr>
            </w:pPr>
          </w:p>
        </w:tc>
        <w:tc>
          <w:tcPr>
            <w:tcW w:w="833" w:type="pct"/>
            <w:vAlign w:val="center"/>
          </w:tcPr>
          <w:p w14:paraId="26C5D884"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0921A969" w14:textId="0F100C62" w:rsidTr="00DD71DC">
        <w:trPr>
          <w:trHeight w:val="521"/>
        </w:trPr>
        <w:tc>
          <w:tcPr>
            <w:tcW w:w="452" w:type="pct"/>
            <w:vMerge/>
            <w:vAlign w:val="center"/>
          </w:tcPr>
          <w:p w14:paraId="3277F217" w14:textId="77777777" w:rsidR="00BC0313" w:rsidRPr="00A5017A" w:rsidRDefault="00BC0313" w:rsidP="00A6480D">
            <w:pPr>
              <w:spacing w:after="160" w:line="278" w:lineRule="auto"/>
              <w:rPr>
                <w:rFonts w:ascii="Times New Roman" w:hAnsi="Times New Roman"/>
                <w:bCs/>
                <w:sz w:val="25"/>
                <w:szCs w:val="25"/>
                <w:lang w:val="vi-VN"/>
              </w:rPr>
            </w:pPr>
          </w:p>
        </w:tc>
        <w:tc>
          <w:tcPr>
            <w:tcW w:w="2047" w:type="pct"/>
            <w:vAlign w:val="center"/>
          </w:tcPr>
          <w:p w14:paraId="3E8F2A5B" w14:textId="7247A4A0"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Nghiên cứu và thiết kế SR-IOV and OVS hardware offload</w:t>
            </w:r>
          </w:p>
        </w:tc>
        <w:tc>
          <w:tcPr>
            <w:tcW w:w="1668" w:type="pct"/>
            <w:vAlign w:val="center"/>
          </w:tcPr>
          <w:p w14:paraId="1558C246" w14:textId="77777777" w:rsidR="00BC0313" w:rsidRPr="00A5017A" w:rsidRDefault="00BC0313" w:rsidP="00A6480D">
            <w:pPr>
              <w:spacing w:after="160" w:line="278" w:lineRule="auto"/>
              <w:rPr>
                <w:rFonts w:ascii="Times New Roman" w:hAnsi="Times New Roman"/>
                <w:bCs/>
                <w:sz w:val="25"/>
                <w:szCs w:val="25"/>
                <w:lang w:val="vi-VN"/>
              </w:rPr>
            </w:pPr>
          </w:p>
        </w:tc>
        <w:tc>
          <w:tcPr>
            <w:tcW w:w="833" w:type="pct"/>
            <w:vAlign w:val="center"/>
          </w:tcPr>
          <w:p w14:paraId="75B7C990"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66DB0975" w14:textId="26BCA1D5" w:rsidTr="00DD71DC">
        <w:trPr>
          <w:trHeight w:val="278"/>
        </w:trPr>
        <w:tc>
          <w:tcPr>
            <w:tcW w:w="452" w:type="pct"/>
            <w:vMerge/>
            <w:vAlign w:val="center"/>
          </w:tcPr>
          <w:p w14:paraId="3F946A0E" w14:textId="77777777" w:rsidR="00BC0313" w:rsidRPr="00A5017A" w:rsidRDefault="00BC0313" w:rsidP="00A6480D">
            <w:pPr>
              <w:spacing w:after="160" w:line="278" w:lineRule="auto"/>
              <w:rPr>
                <w:rFonts w:ascii="Times New Roman" w:hAnsi="Times New Roman"/>
                <w:bCs/>
                <w:sz w:val="25"/>
                <w:szCs w:val="25"/>
                <w:lang w:val="vi-VN"/>
              </w:rPr>
            </w:pPr>
          </w:p>
        </w:tc>
        <w:tc>
          <w:tcPr>
            <w:tcW w:w="2047" w:type="pct"/>
            <w:vAlign w:val="center"/>
          </w:tcPr>
          <w:p w14:paraId="3BB57C1E" w14:textId="72ADAC67"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Nghiên cứu các sản phẩm tương tự trên thị trường</w:t>
            </w:r>
          </w:p>
        </w:tc>
        <w:tc>
          <w:tcPr>
            <w:tcW w:w="1668" w:type="pct"/>
            <w:vAlign w:val="center"/>
          </w:tcPr>
          <w:p w14:paraId="3C676D5B" w14:textId="77777777" w:rsidR="00BC0313" w:rsidRPr="00A5017A" w:rsidRDefault="00BC0313" w:rsidP="00A6480D">
            <w:pPr>
              <w:spacing w:after="160" w:line="278" w:lineRule="auto"/>
              <w:rPr>
                <w:rFonts w:ascii="Times New Roman" w:hAnsi="Times New Roman"/>
                <w:bCs/>
                <w:sz w:val="25"/>
                <w:szCs w:val="25"/>
                <w:lang w:val="vi-VN"/>
              </w:rPr>
            </w:pPr>
          </w:p>
        </w:tc>
        <w:tc>
          <w:tcPr>
            <w:tcW w:w="833" w:type="pct"/>
            <w:vAlign w:val="center"/>
          </w:tcPr>
          <w:p w14:paraId="2D99406C"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2FDB2B7C" w14:textId="6B49331E" w:rsidTr="00DD71DC">
        <w:trPr>
          <w:trHeight w:val="1048"/>
        </w:trPr>
        <w:tc>
          <w:tcPr>
            <w:tcW w:w="452" w:type="pct"/>
            <w:vMerge w:val="restart"/>
            <w:vAlign w:val="center"/>
          </w:tcPr>
          <w:p w14:paraId="4A2F83BD" w14:textId="77777777" w:rsidR="00BC0313" w:rsidRPr="00A5017A" w:rsidRDefault="00BC0313" w:rsidP="00A6480D">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T2</w:t>
            </w:r>
          </w:p>
        </w:tc>
        <w:tc>
          <w:tcPr>
            <w:tcW w:w="2047" w:type="pct"/>
            <w:vAlign w:val="center"/>
          </w:tcPr>
          <w:p w14:paraId="247856FF" w14:textId="0D849C8C"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Thử nghiệm và đo lường năng lực OVS hardware offload KVM, Promox trên Intel E810</w:t>
            </w:r>
          </w:p>
        </w:tc>
        <w:tc>
          <w:tcPr>
            <w:tcW w:w="1668" w:type="pct"/>
            <w:vAlign w:val="center"/>
          </w:tcPr>
          <w:p w14:paraId="37AE2C02" w14:textId="490DB6CA"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 xml:space="preserve">Báo cáo </w:t>
            </w:r>
          </w:p>
        </w:tc>
        <w:tc>
          <w:tcPr>
            <w:tcW w:w="833" w:type="pct"/>
            <w:vAlign w:val="center"/>
          </w:tcPr>
          <w:p w14:paraId="723AF577" w14:textId="3B871A6E" w:rsidR="00BC0313" w:rsidRPr="00A5017A" w:rsidRDefault="00BC0313" w:rsidP="00BC0313">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Bên B đã gửi báo cáo cho Bên A</w:t>
            </w:r>
          </w:p>
        </w:tc>
      </w:tr>
      <w:tr w:rsidR="00BC0313" w:rsidRPr="00A5017A" w14:paraId="2B86027F" w14:textId="5AE7C1E7" w:rsidTr="00DD71DC">
        <w:tc>
          <w:tcPr>
            <w:tcW w:w="452" w:type="pct"/>
            <w:vMerge/>
            <w:vAlign w:val="center"/>
          </w:tcPr>
          <w:p w14:paraId="12D25024" w14:textId="63647E19" w:rsidR="00BC0313" w:rsidRPr="00A5017A" w:rsidRDefault="00BC0313" w:rsidP="00A6480D">
            <w:pPr>
              <w:spacing w:after="160" w:line="278" w:lineRule="auto"/>
              <w:rPr>
                <w:rFonts w:ascii="Times New Roman" w:hAnsi="Times New Roman"/>
                <w:bCs/>
                <w:sz w:val="25"/>
                <w:szCs w:val="25"/>
                <w:lang w:val="vi-VN"/>
              </w:rPr>
            </w:pPr>
          </w:p>
        </w:tc>
        <w:tc>
          <w:tcPr>
            <w:tcW w:w="2047" w:type="pct"/>
            <w:vAlign w:val="center"/>
          </w:tcPr>
          <w:p w14:paraId="0B1D52B4" w14:textId="77777777"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card mạng FPGA firmware cho VRX525 FPGA card hỗ trợ các tính năng V2</w:t>
            </w:r>
          </w:p>
          <w:p w14:paraId="29592DF3" w14:textId="0457552D"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Driver hỗ trợ các tính năng V2.</w:t>
            </w:r>
          </w:p>
        </w:tc>
        <w:tc>
          <w:tcPr>
            <w:tcW w:w="1668" w:type="pct"/>
            <w:vAlign w:val="center"/>
          </w:tcPr>
          <w:p w14:paraId="5D4497F2" w14:textId="748D3025" w:rsidR="00BC0313" w:rsidRPr="00A5017A" w:rsidRDefault="00BC0313" w:rsidP="00BC0313">
            <w:pPr>
              <w:spacing w:after="160" w:line="278" w:lineRule="auto"/>
              <w:rPr>
                <w:rFonts w:ascii="Times New Roman" w:hAnsi="Times New Roman"/>
                <w:bCs/>
                <w:sz w:val="25"/>
                <w:szCs w:val="25"/>
                <w:lang w:val="vi-VN"/>
              </w:rPr>
            </w:pPr>
          </w:p>
        </w:tc>
        <w:tc>
          <w:tcPr>
            <w:tcW w:w="833" w:type="pct"/>
            <w:vAlign w:val="center"/>
          </w:tcPr>
          <w:p w14:paraId="08069583"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29E4E0B1" w14:textId="7FA266DA" w:rsidTr="00DD71DC">
        <w:tc>
          <w:tcPr>
            <w:tcW w:w="452" w:type="pct"/>
            <w:vMerge w:val="restart"/>
            <w:vAlign w:val="center"/>
          </w:tcPr>
          <w:p w14:paraId="4A5C409E" w14:textId="3FB2FE58" w:rsidR="00BC0313" w:rsidRPr="00A5017A" w:rsidRDefault="00BC0313" w:rsidP="00A6480D">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T3</w:t>
            </w:r>
          </w:p>
        </w:tc>
        <w:tc>
          <w:tcPr>
            <w:tcW w:w="2047" w:type="pct"/>
            <w:vAlign w:val="center"/>
          </w:tcPr>
          <w:p w14:paraId="407B5803" w14:textId="77777777"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card mạng FPGA firmware cho VRX525 FPGA card hỗ trợ các tính năng V3</w:t>
            </w:r>
          </w:p>
          <w:p w14:paraId="5027C8A9" w14:textId="519AA68F"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 xml:space="preserve">Phần mềm Driver hỗ trợ các tính </w:t>
            </w:r>
            <w:r w:rsidRPr="00A5017A">
              <w:rPr>
                <w:rFonts w:ascii="Times New Roman" w:hAnsi="Times New Roman"/>
                <w:bCs/>
                <w:sz w:val="25"/>
                <w:szCs w:val="25"/>
                <w:lang w:val="vi-VN"/>
              </w:rPr>
              <w:lastRenderedPageBreak/>
              <w:t>năng V3.</w:t>
            </w:r>
          </w:p>
        </w:tc>
        <w:tc>
          <w:tcPr>
            <w:tcW w:w="1668" w:type="pct"/>
            <w:vAlign w:val="center"/>
          </w:tcPr>
          <w:p w14:paraId="2149DE61" w14:textId="77777777" w:rsidR="00BC0313" w:rsidRPr="00A5017A" w:rsidRDefault="00BC0313" w:rsidP="00A6480D">
            <w:pPr>
              <w:spacing w:after="160" w:line="278" w:lineRule="auto"/>
              <w:rPr>
                <w:rFonts w:ascii="Times New Roman" w:hAnsi="Times New Roman"/>
                <w:bCs/>
                <w:sz w:val="25"/>
                <w:szCs w:val="25"/>
                <w:lang w:val="vi-VN"/>
              </w:rPr>
            </w:pPr>
          </w:p>
        </w:tc>
        <w:tc>
          <w:tcPr>
            <w:tcW w:w="833" w:type="pct"/>
            <w:vAlign w:val="center"/>
          </w:tcPr>
          <w:p w14:paraId="1450B61B"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529DAB8E" w14:textId="7766D57D" w:rsidTr="00DD71DC">
        <w:tc>
          <w:tcPr>
            <w:tcW w:w="452" w:type="pct"/>
            <w:vMerge/>
            <w:vAlign w:val="center"/>
          </w:tcPr>
          <w:p w14:paraId="061FF6F6" w14:textId="29453F70" w:rsidR="00BC0313" w:rsidRPr="00A5017A" w:rsidRDefault="00BC0313" w:rsidP="00A6480D">
            <w:pPr>
              <w:spacing w:after="160" w:line="278" w:lineRule="auto"/>
              <w:rPr>
                <w:rFonts w:ascii="Times New Roman" w:hAnsi="Times New Roman"/>
                <w:bCs/>
                <w:sz w:val="25"/>
                <w:szCs w:val="25"/>
                <w:lang w:val="vi-VN"/>
              </w:rPr>
            </w:pPr>
          </w:p>
        </w:tc>
        <w:tc>
          <w:tcPr>
            <w:tcW w:w="2047" w:type="pct"/>
            <w:vAlign w:val="center"/>
          </w:tcPr>
          <w:p w14:paraId="1C498ACA" w14:textId="77777777"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Thử nghiệm và đo lượng năng lực OVS trên phần mềm card mạng FPGA firmware cho VRX525 FPGA card</w:t>
            </w:r>
          </w:p>
        </w:tc>
        <w:tc>
          <w:tcPr>
            <w:tcW w:w="1668" w:type="pct"/>
            <w:vAlign w:val="center"/>
          </w:tcPr>
          <w:p w14:paraId="4C5E2426" w14:textId="77777777" w:rsidR="00BC0313" w:rsidRPr="00A5017A" w:rsidRDefault="00BC0313" w:rsidP="00A6480D">
            <w:pPr>
              <w:spacing w:after="160" w:line="278" w:lineRule="auto"/>
              <w:rPr>
                <w:rFonts w:ascii="Times New Roman" w:hAnsi="Times New Roman"/>
                <w:bCs/>
                <w:sz w:val="25"/>
                <w:szCs w:val="25"/>
                <w:lang w:val="vi-VN"/>
              </w:rPr>
            </w:pPr>
          </w:p>
        </w:tc>
        <w:tc>
          <w:tcPr>
            <w:tcW w:w="833" w:type="pct"/>
            <w:vAlign w:val="center"/>
          </w:tcPr>
          <w:p w14:paraId="3F1918A4"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058D7D33" w14:textId="40D32BB6" w:rsidTr="00DD71DC">
        <w:tc>
          <w:tcPr>
            <w:tcW w:w="452" w:type="pct"/>
            <w:vMerge w:val="restart"/>
            <w:vAlign w:val="center"/>
          </w:tcPr>
          <w:p w14:paraId="05CB5A0E" w14:textId="77777777" w:rsidR="00BC0313" w:rsidRPr="00A5017A" w:rsidRDefault="00BC0313" w:rsidP="00A6480D">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T4</w:t>
            </w:r>
          </w:p>
        </w:tc>
        <w:tc>
          <w:tcPr>
            <w:tcW w:w="2047" w:type="pct"/>
            <w:vAlign w:val="center"/>
          </w:tcPr>
          <w:p w14:paraId="5B44CB13" w14:textId="77777777"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card mạng FPGA firmware cho VRX525 FPGA card hỗ trợ các tính năng V4</w:t>
            </w:r>
          </w:p>
          <w:p w14:paraId="2D8FC7A9" w14:textId="7BC26527"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Phần mềm Driver hỗ trợ các tính năng V4.</w:t>
            </w:r>
          </w:p>
        </w:tc>
        <w:tc>
          <w:tcPr>
            <w:tcW w:w="1668" w:type="pct"/>
            <w:vAlign w:val="center"/>
          </w:tcPr>
          <w:p w14:paraId="7FEB6BA4" w14:textId="77777777" w:rsidR="00BC0313" w:rsidRPr="00A5017A" w:rsidRDefault="00BC0313" w:rsidP="00A6480D">
            <w:pPr>
              <w:spacing w:after="160" w:line="278" w:lineRule="auto"/>
              <w:rPr>
                <w:rFonts w:ascii="Times New Roman" w:hAnsi="Times New Roman"/>
                <w:bCs/>
                <w:sz w:val="25"/>
                <w:szCs w:val="25"/>
                <w:lang w:val="vi-VN"/>
              </w:rPr>
            </w:pPr>
          </w:p>
        </w:tc>
        <w:tc>
          <w:tcPr>
            <w:tcW w:w="833" w:type="pct"/>
            <w:vAlign w:val="center"/>
          </w:tcPr>
          <w:p w14:paraId="0040C0AF"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050076EC" w14:textId="4F2CABB3" w:rsidTr="00DD71DC">
        <w:tc>
          <w:tcPr>
            <w:tcW w:w="452" w:type="pct"/>
            <w:vMerge/>
            <w:vAlign w:val="center"/>
          </w:tcPr>
          <w:p w14:paraId="6CBD097E" w14:textId="77777777" w:rsidR="00BC0313" w:rsidRPr="00A5017A" w:rsidRDefault="00BC0313" w:rsidP="00A6480D">
            <w:pPr>
              <w:spacing w:after="160" w:line="278" w:lineRule="auto"/>
              <w:rPr>
                <w:rFonts w:ascii="Times New Roman" w:hAnsi="Times New Roman"/>
                <w:bCs/>
                <w:sz w:val="25"/>
                <w:szCs w:val="25"/>
                <w:lang w:val="vi-VN"/>
              </w:rPr>
            </w:pPr>
          </w:p>
        </w:tc>
        <w:tc>
          <w:tcPr>
            <w:tcW w:w="2047" w:type="pct"/>
            <w:vAlign w:val="center"/>
          </w:tcPr>
          <w:p w14:paraId="2B220E7A" w14:textId="0136D993" w:rsidR="00BC0313" w:rsidRPr="00A5017A" w:rsidRDefault="00BC0313" w:rsidP="00BC0313">
            <w:pPr>
              <w:pStyle w:val="ListParagraph"/>
              <w:numPr>
                <w:ilvl w:val="0"/>
                <w:numId w:val="11"/>
              </w:num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Thử nghiệm và đo lượng năng lực tính năng V4 trên phần mềm card mạng FPGA firmware cho VRX525 FPGA card</w:t>
            </w:r>
          </w:p>
        </w:tc>
        <w:tc>
          <w:tcPr>
            <w:tcW w:w="1668" w:type="pct"/>
            <w:vAlign w:val="center"/>
          </w:tcPr>
          <w:p w14:paraId="549220C8" w14:textId="77777777" w:rsidR="00BC0313" w:rsidRPr="00A5017A" w:rsidRDefault="00BC0313" w:rsidP="00A6480D">
            <w:pPr>
              <w:spacing w:after="160" w:line="278" w:lineRule="auto"/>
              <w:rPr>
                <w:rFonts w:ascii="Times New Roman" w:hAnsi="Times New Roman"/>
                <w:bCs/>
                <w:sz w:val="25"/>
                <w:szCs w:val="25"/>
                <w:lang w:val="vi-VN"/>
              </w:rPr>
            </w:pPr>
          </w:p>
        </w:tc>
        <w:tc>
          <w:tcPr>
            <w:tcW w:w="833" w:type="pct"/>
            <w:vAlign w:val="center"/>
          </w:tcPr>
          <w:p w14:paraId="7FC3DFB8" w14:textId="77777777" w:rsidR="00BC0313" w:rsidRPr="00A5017A" w:rsidRDefault="00BC0313" w:rsidP="00A6480D">
            <w:pPr>
              <w:spacing w:after="160" w:line="278" w:lineRule="auto"/>
              <w:rPr>
                <w:rFonts w:ascii="Times New Roman" w:hAnsi="Times New Roman"/>
                <w:bCs/>
                <w:sz w:val="25"/>
                <w:szCs w:val="25"/>
                <w:lang w:val="vi-VN"/>
              </w:rPr>
            </w:pPr>
          </w:p>
        </w:tc>
      </w:tr>
      <w:tr w:rsidR="00BC0313" w:rsidRPr="00A5017A" w14:paraId="0ADE9910" w14:textId="186AA170" w:rsidTr="00DD71DC">
        <w:tc>
          <w:tcPr>
            <w:tcW w:w="452" w:type="pct"/>
            <w:vAlign w:val="center"/>
          </w:tcPr>
          <w:p w14:paraId="2008C281" w14:textId="77777777" w:rsidR="00BC0313" w:rsidRPr="00A5017A" w:rsidRDefault="00BC0313" w:rsidP="00A6480D">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t>T5</w:t>
            </w:r>
          </w:p>
        </w:tc>
        <w:tc>
          <w:tcPr>
            <w:tcW w:w="2047" w:type="pct"/>
            <w:vAlign w:val="center"/>
          </w:tcPr>
          <w:p w14:paraId="10E14D9B" w14:textId="77777777" w:rsidR="00BC0313" w:rsidRPr="00A5017A" w:rsidRDefault="00BC0313" w:rsidP="00BC0313">
            <w:pPr>
              <w:pStyle w:val="ListParagraph"/>
              <w:widowControl w:val="0"/>
              <w:numPr>
                <w:ilvl w:val="0"/>
                <w:numId w:val="11"/>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Hỗ trợ kỹ thuật</w:t>
            </w:r>
          </w:p>
          <w:p w14:paraId="2EEB0CAD" w14:textId="5D744FB6" w:rsidR="00BC0313" w:rsidRPr="00A5017A" w:rsidRDefault="00BC0313" w:rsidP="00BC0313">
            <w:pPr>
              <w:pStyle w:val="ListParagraph"/>
              <w:widowControl w:val="0"/>
              <w:numPr>
                <w:ilvl w:val="0"/>
                <w:numId w:val="11"/>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Giới hạn tối đa 45 ngày</w:t>
            </w:r>
          </w:p>
        </w:tc>
        <w:tc>
          <w:tcPr>
            <w:tcW w:w="1668" w:type="pct"/>
            <w:vAlign w:val="center"/>
          </w:tcPr>
          <w:p w14:paraId="5222CFA9"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Code Verilog của phần mềm FPGA firmware</w:t>
            </w:r>
          </w:p>
          <w:p w14:paraId="1C85585E"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 xml:space="preserve">Testbench </w:t>
            </w:r>
          </w:p>
          <w:p w14:paraId="429BDD0C"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Code C của Software Driver</w:t>
            </w:r>
          </w:p>
          <w:p w14:paraId="707BF976"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Môi trường Implementation</w:t>
            </w:r>
          </w:p>
          <w:p w14:paraId="5F1E177B"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Môi trường Simulation</w:t>
            </w:r>
          </w:p>
          <w:p w14:paraId="2077AE04"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Môi trường Software compilation</w:t>
            </w:r>
          </w:p>
          <w:p w14:paraId="2A5B8B3F"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liệu thiết kế</w:t>
            </w:r>
          </w:p>
          <w:p w14:paraId="14F9C7C8"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liệu mô phỏng và kiểm thử</w:t>
            </w:r>
          </w:p>
          <w:p w14:paraId="4D71F99B" w14:textId="77777777"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liệu mô tả thanh ghi</w:t>
            </w:r>
          </w:p>
          <w:p w14:paraId="0A521AE6" w14:textId="793B598B" w:rsidR="00BC0313" w:rsidRPr="00A5017A" w:rsidRDefault="00BC0313" w:rsidP="00BC0313">
            <w:pPr>
              <w:pStyle w:val="ListParagraph"/>
              <w:widowControl w:val="0"/>
              <w:numPr>
                <w:ilvl w:val="0"/>
                <w:numId w:val="20"/>
              </w:numPr>
              <w:spacing w:before="120" w:after="120" w:line="288" w:lineRule="auto"/>
              <w:jc w:val="both"/>
              <w:rPr>
                <w:rFonts w:ascii="Times New Roman" w:hAnsi="Times New Roman"/>
                <w:sz w:val="25"/>
                <w:szCs w:val="25"/>
                <w:lang w:val="vi-VN"/>
              </w:rPr>
            </w:pPr>
            <w:r w:rsidRPr="00A5017A">
              <w:rPr>
                <w:rFonts w:ascii="Times New Roman" w:hAnsi="Times New Roman"/>
                <w:sz w:val="25"/>
                <w:szCs w:val="25"/>
                <w:lang w:val="vi-VN"/>
              </w:rPr>
              <w:t>Tài nguyên FPGA sử dụng như FPGA part number, logic element, RAM</w:t>
            </w:r>
          </w:p>
        </w:tc>
        <w:tc>
          <w:tcPr>
            <w:tcW w:w="833" w:type="pct"/>
            <w:vAlign w:val="center"/>
          </w:tcPr>
          <w:p w14:paraId="4DC00873" w14:textId="77777777" w:rsidR="00BC0313" w:rsidRPr="00A5017A" w:rsidRDefault="00BC0313" w:rsidP="00A6480D">
            <w:pPr>
              <w:spacing w:after="160" w:line="278" w:lineRule="auto"/>
              <w:rPr>
                <w:rFonts w:ascii="Times New Roman" w:hAnsi="Times New Roman"/>
                <w:bCs/>
                <w:sz w:val="25"/>
                <w:szCs w:val="25"/>
                <w:lang w:val="vi-VN"/>
              </w:rPr>
            </w:pPr>
          </w:p>
        </w:tc>
      </w:tr>
    </w:tbl>
    <w:p w14:paraId="5ED1FF0A" w14:textId="3F2F939D" w:rsidR="00BC0313" w:rsidRPr="00A5017A" w:rsidRDefault="00BC0313" w:rsidP="00BC0313">
      <w:pPr>
        <w:spacing w:after="160" w:line="278" w:lineRule="auto"/>
        <w:rPr>
          <w:rFonts w:ascii="Times New Roman" w:hAnsi="Times New Roman"/>
          <w:bCs/>
          <w:sz w:val="25"/>
          <w:szCs w:val="25"/>
          <w:lang w:val="vi-VN"/>
        </w:rPr>
      </w:pPr>
    </w:p>
    <w:p w14:paraId="1F3ED178" w14:textId="77777777" w:rsidR="00BC0313" w:rsidRPr="00A5017A" w:rsidRDefault="00BC0313">
      <w:pPr>
        <w:spacing w:after="160" w:line="278" w:lineRule="auto"/>
        <w:rPr>
          <w:rFonts w:ascii="Times New Roman" w:hAnsi="Times New Roman"/>
          <w:bCs/>
          <w:sz w:val="25"/>
          <w:szCs w:val="25"/>
          <w:lang w:val="vi-VN"/>
        </w:rPr>
      </w:pPr>
      <w:r w:rsidRPr="00A5017A">
        <w:rPr>
          <w:rFonts w:ascii="Times New Roman" w:hAnsi="Times New Roman"/>
          <w:bCs/>
          <w:sz w:val="25"/>
          <w:szCs w:val="25"/>
          <w:lang w:val="vi-VN"/>
        </w:rPr>
        <w:br w:type="page"/>
      </w:r>
    </w:p>
    <w:p w14:paraId="67417EA4" w14:textId="56A45A87" w:rsidR="00E77D02" w:rsidRPr="00A5017A" w:rsidRDefault="005267A9" w:rsidP="00E77D02">
      <w:pPr>
        <w:spacing w:after="160" w:line="278" w:lineRule="auto"/>
        <w:jc w:val="center"/>
        <w:rPr>
          <w:rFonts w:ascii="Times New Roman" w:hAnsi="Times New Roman"/>
          <w:b/>
          <w:sz w:val="25"/>
          <w:szCs w:val="25"/>
          <w:lang w:val="vi-VN"/>
        </w:rPr>
      </w:pPr>
      <w:r w:rsidRPr="00A5017A">
        <w:rPr>
          <w:rFonts w:ascii="Times New Roman" w:hAnsi="Times New Roman"/>
          <w:b/>
          <w:sz w:val="25"/>
          <w:szCs w:val="25"/>
          <w:lang w:val="vi-VN"/>
        </w:rPr>
        <w:lastRenderedPageBreak/>
        <w:t>PHỤ LỤC 2</w:t>
      </w:r>
    </w:p>
    <w:p w14:paraId="6875B7C2" w14:textId="1794BA95" w:rsidR="00E77D02" w:rsidRPr="00A5017A" w:rsidRDefault="00E77D02" w:rsidP="00E77D02">
      <w:pPr>
        <w:spacing w:after="160" w:line="278" w:lineRule="auto"/>
        <w:jc w:val="center"/>
        <w:rPr>
          <w:rFonts w:ascii="Times New Roman" w:hAnsi="Times New Roman"/>
          <w:b/>
          <w:sz w:val="25"/>
          <w:szCs w:val="25"/>
          <w:lang w:val="vi-VN"/>
        </w:rPr>
      </w:pPr>
      <w:r w:rsidRPr="00A5017A">
        <w:rPr>
          <w:rFonts w:ascii="Times New Roman" w:hAnsi="Times New Roman"/>
          <w:b/>
          <w:sz w:val="25"/>
          <w:szCs w:val="25"/>
          <w:lang w:val="vi-VN"/>
        </w:rPr>
        <w:t>DANH SÁCH QUYỀN SỞ HỮU THIẾT KẾ VÀ SOURCE CODE</w:t>
      </w:r>
    </w:p>
    <w:p w14:paraId="3EF8F76D" w14:textId="4B8CF76D" w:rsidR="005267A9" w:rsidRPr="00A5017A" w:rsidRDefault="005267A9" w:rsidP="00F907FD">
      <w:pPr>
        <w:rPr>
          <w:rFonts w:ascii="Times New Roman" w:hAnsi="Times New Roman"/>
          <w:sz w:val="25"/>
          <w:szCs w:val="25"/>
          <w:lang w:val="vi-VN"/>
        </w:rPr>
      </w:pPr>
    </w:p>
    <w:tbl>
      <w:tblPr>
        <w:tblStyle w:val="TableGrid"/>
        <w:tblW w:w="0" w:type="auto"/>
        <w:tblLook w:val="04A0" w:firstRow="1" w:lastRow="0" w:firstColumn="1" w:lastColumn="0" w:noHBand="0" w:noVBand="1"/>
      </w:tblPr>
      <w:tblGrid>
        <w:gridCol w:w="715"/>
        <w:gridCol w:w="6210"/>
        <w:gridCol w:w="1260"/>
        <w:gridCol w:w="1165"/>
      </w:tblGrid>
      <w:tr w:rsidR="00AF2375" w:rsidRPr="00A5017A" w14:paraId="505DFEDE" w14:textId="77777777" w:rsidTr="00AF2375">
        <w:tc>
          <w:tcPr>
            <w:tcW w:w="715" w:type="dxa"/>
          </w:tcPr>
          <w:p w14:paraId="6CEB9C44" w14:textId="4F14BB5A" w:rsidR="00AF2375" w:rsidRPr="00A5017A" w:rsidRDefault="00AF2375" w:rsidP="00F907FD">
            <w:pPr>
              <w:rPr>
                <w:rFonts w:ascii="Times New Roman" w:hAnsi="Times New Roman"/>
                <w:sz w:val="25"/>
                <w:szCs w:val="25"/>
                <w:lang w:val="vi-VN"/>
              </w:rPr>
            </w:pPr>
            <w:r w:rsidRPr="00A5017A">
              <w:rPr>
                <w:rFonts w:ascii="Times New Roman" w:hAnsi="Times New Roman"/>
                <w:sz w:val="25"/>
                <w:szCs w:val="25"/>
                <w:lang w:val="vi-VN"/>
              </w:rPr>
              <w:t>STT</w:t>
            </w:r>
          </w:p>
        </w:tc>
        <w:tc>
          <w:tcPr>
            <w:tcW w:w="6210" w:type="dxa"/>
          </w:tcPr>
          <w:p w14:paraId="25D6C887" w14:textId="4DE67021" w:rsidR="00AF2375" w:rsidRPr="00A5017A" w:rsidRDefault="00AF2375" w:rsidP="00F907FD">
            <w:pPr>
              <w:rPr>
                <w:rFonts w:ascii="Times New Roman" w:hAnsi="Times New Roman"/>
                <w:sz w:val="25"/>
                <w:szCs w:val="25"/>
                <w:lang w:val="vi-VN"/>
              </w:rPr>
            </w:pPr>
            <w:r w:rsidRPr="00A5017A">
              <w:rPr>
                <w:rFonts w:ascii="Times New Roman" w:hAnsi="Times New Roman"/>
                <w:sz w:val="25"/>
                <w:szCs w:val="25"/>
                <w:lang w:val="vi-VN"/>
              </w:rPr>
              <w:t>Tên và Mô tả</w:t>
            </w:r>
          </w:p>
        </w:tc>
        <w:tc>
          <w:tcPr>
            <w:tcW w:w="1260" w:type="dxa"/>
          </w:tcPr>
          <w:p w14:paraId="3BD7A535" w14:textId="5EE5D30E" w:rsidR="00AF2375" w:rsidRPr="00A5017A" w:rsidRDefault="00AF2375" w:rsidP="00F907FD">
            <w:pPr>
              <w:rPr>
                <w:rFonts w:ascii="Times New Roman" w:hAnsi="Times New Roman"/>
                <w:sz w:val="25"/>
                <w:szCs w:val="25"/>
                <w:lang w:val="vi-VN"/>
              </w:rPr>
            </w:pPr>
            <w:r w:rsidRPr="00A5017A">
              <w:rPr>
                <w:rFonts w:ascii="Times New Roman" w:hAnsi="Times New Roman"/>
                <w:sz w:val="25"/>
                <w:szCs w:val="25"/>
                <w:lang w:val="vi-VN"/>
              </w:rPr>
              <w:t>VBtech</w:t>
            </w:r>
          </w:p>
        </w:tc>
        <w:tc>
          <w:tcPr>
            <w:tcW w:w="1165" w:type="dxa"/>
          </w:tcPr>
          <w:p w14:paraId="5AE9A4A4" w14:textId="2767A32A" w:rsidR="00AF2375" w:rsidRPr="00A5017A" w:rsidRDefault="00AF2375" w:rsidP="00F907FD">
            <w:pPr>
              <w:rPr>
                <w:rFonts w:ascii="Times New Roman" w:hAnsi="Times New Roman"/>
                <w:sz w:val="25"/>
                <w:szCs w:val="25"/>
                <w:lang w:val="vi-VN"/>
              </w:rPr>
            </w:pPr>
            <w:r w:rsidRPr="00A5017A">
              <w:rPr>
                <w:rFonts w:ascii="Times New Roman" w:hAnsi="Times New Roman"/>
                <w:sz w:val="25"/>
                <w:szCs w:val="25"/>
                <w:lang w:val="vi-VN"/>
              </w:rPr>
              <w:t>LANCS</w:t>
            </w:r>
          </w:p>
        </w:tc>
      </w:tr>
      <w:tr w:rsidR="00AF2375" w:rsidRPr="00A5017A" w14:paraId="5192F63E" w14:textId="77777777" w:rsidTr="00AF2375">
        <w:tc>
          <w:tcPr>
            <w:tcW w:w="715" w:type="dxa"/>
          </w:tcPr>
          <w:p w14:paraId="41077BF1" w14:textId="353DE85F" w:rsidR="00AF2375" w:rsidRPr="00A5017A" w:rsidRDefault="00AF2375" w:rsidP="00F907FD">
            <w:pPr>
              <w:rPr>
                <w:rFonts w:ascii="Times New Roman" w:hAnsi="Times New Roman"/>
                <w:sz w:val="25"/>
                <w:szCs w:val="25"/>
                <w:lang w:val="vi-VN"/>
              </w:rPr>
            </w:pPr>
            <w:r w:rsidRPr="00A5017A">
              <w:rPr>
                <w:rFonts w:ascii="Times New Roman" w:hAnsi="Times New Roman"/>
                <w:sz w:val="25"/>
                <w:szCs w:val="25"/>
                <w:lang w:val="vi-VN"/>
              </w:rPr>
              <w:t>1</w:t>
            </w:r>
          </w:p>
        </w:tc>
        <w:tc>
          <w:tcPr>
            <w:tcW w:w="6210" w:type="dxa"/>
          </w:tcPr>
          <w:p w14:paraId="572A989A" w14:textId="77152D5C" w:rsidR="00AF2375" w:rsidRPr="00A5017A" w:rsidRDefault="00AF2375" w:rsidP="00F907FD">
            <w:pPr>
              <w:rPr>
                <w:rFonts w:ascii="Times New Roman" w:hAnsi="Times New Roman"/>
                <w:sz w:val="25"/>
                <w:szCs w:val="25"/>
                <w:lang w:val="vi-VN"/>
              </w:rPr>
            </w:pPr>
            <w:r w:rsidRPr="00A5017A">
              <w:rPr>
                <w:rFonts w:ascii="Times New Roman" w:hAnsi="Times New Roman"/>
                <w:sz w:val="25"/>
                <w:szCs w:val="25"/>
                <w:lang w:val="vi-VN"/>
              </w:rPr>
              <w:t xml:space="preserve">Phần mềm firmware FPGA và phần </w:t>
            </w:r>
            <w:r w:rsidR="006825BF" w:rsidRPr="00A5017A">
              <w:rPr>
                <w:rFonts w:ascii="Times New Roman" w:hAnsi="Times New Roman"/>
                <w:sz w:val="25"/>
                <w:szCs w:val="25"/>
                <w:lang w:val="vi-VN"/>
              </w:rPr>
              <w:t>mề</w:t>
            </w:r>
            <w:r w:rsidRPr="00A5017A">
              <w:rPr>
                <w:rFonts w:ascii="Times New Roman" w:hAnsi="Times New Roman"/>
                <w:sz w:val="25"/>
                <w:szCs w:val="25"/>
                <w:lang w:val="vi-VN"/>
              </w:rPr>
              <w:t>m driver</w:t>
            </w:r>
            <w:r w:rsidRPr="00A5017A">
              <w:rPr>
                <w:rFonts w:ascii="Times New Roman" w:hAnsi="Times New Roman"/>
                <w:sz w:val="25"/>
                <w:szCs w:val="25"/>
                <w:lang w:val="vi-VN"/>
              </w:rPr>
              <w:br/>
              <w:t xml:space="preserve">Tính năng </w:t>
            </w:r>
            <w:r w:rsidR="006825BF" w:rsidRPr="00A5017A">
              <w:rPr>
                <w:rFonts w:ascii="Times New Roman" w:hAnsi="Times New Roman"/>
                <w:sz w:val="25"/>
                <w:szCs w:val="25"/>
                <w:lang w:val="vi-VN"/>
              </w:rPr>
              <w:t>V2</w:t>
            </w:r>
            <w:r w:rsidR="00DE162A" w:rsidRPr="00A5017A">
              <w:rPr>
                <w:rFonts w:ascii="Times New Roman" w:hAnsi="Times New Roman"/>
                <w:sz w:val="25"/>
                <w:szCs w:val="25"/>
                <w:lang w:val="vi-VN"/>
              </w:rPr>
              <w:t xml:space="preserve"> </w:t>
            </w:r>
          </w:p>
        </w:tc>
        <w:tc>
          <w:tcPr>
            <w:tcW w:w="1260" w:type="dxa"/>
          </w:tcPr>
          <w:p w14:paraId="182D33CC" w14:textId="73FDC408" w:rsidR="00AF2375" w:rsidRPr="00A5017A" w:rsidRDefault="00AF2375" w:rsidP="00F907FD">
            <w:pPr>
              <w:rPr>
                <w:rFonts w:ascii="Times New Roman" w:hAnsi="Times New Roman"/>
                <w:sz w:val="25"/>
                <w:szCs w:val="25"/>
                <w:lang w:val="vi-VN"/>
              </w:rPr>
            </w:pPr>
            <w:r w:rsidRPr="00A5017A">
              <w:rPr>
                <w:rFonts w:ascii="Times New Roman" w:hAnsi="Times New Roman"/>
                <w:sz w:val="25"/>
                <w:szCs w:val="25"/>
                <w:lang w:val="vi-VN"/>
              </w:rPr>
              <w:t>X</w:t>
            </w:r>
          </w:p>
        </w:tc>
        <w:tc>
          <w:tcPr>
            <w:tcW w:w="1165" w:type="dxa"/>
          </w:tcPr>
          <w:p w14:paraId="1928E983" w14:textId="1AB19F69" w:rsidR="00AF2375" w:rsidRPr="00A5017A" w:rsidRDefault="00DE162A" w:rsidP="00F907FD">
            <w:pPr>
              <w:rPr>
                <w:rFonts w:ascii="Times New Roman" w:hAnsi="Times New Roman"/>
                <w:sz w:val="25"/>
                <w:szCs w:val="25"/>
              </w:rPr>
            </w:pPr>
            <w:r w:rsidRPr="00A5017A">
              <w:rPr>
                <w:rFonts w:ascii="Times New Roman" w:hAnsi="Times New Roman"/>
                <w:sz w:val="25"/>
                <w:szCs w:val="25"/>
              </w:rPr>
              <w:t>X</w:t>
            </w:r>
          </w:p>
        </w:tc>
      </w:tr>
      <w:tr w:rsidR="00DE162A" w:rsidRPr="00A5017A" w14:paraId="192BB2EA" w14:textId="77777777" w:rsidTr="00AF2375">
        <w:tc>
          <w:tcPr>
            <w:tcW w:w="715" w:type="dxa"/>
          </w:tcPr>
          <w:p w14:paraId="76075F82" w14:textId="060B0536" w:rsidR="00DE162A" w:rsidRPr="00A5017A" w:rsidRDefault="00DE162A" w:rsidP="00DE162A">
            <w:pPr>
              <w:rPr>
                <w:rFonts w:ascii="Times New Roman" w:hAnsi="Times New Roman"/>
                <w:sz w:val="25"/>
                <w:szCs w:val="25"/>
              </w:rPr>
            </w:pPr>
            <w:r w:rsidRPr="00A5017A">
              <w:rPr>
                <w:rFonts w:ascii="Times New Roman" w:hAnsi="Times New Roman"/>
                <w:sz w:val="25"/>
                <w:szCs w:val="25"/>
              </w:rPr>
              <w:t>2</w:t>
            </w:r>
          </w:p>
        </w:tc>
        <w:tc>
          <w:tcPr>
            <w:tcW w:w="6210" w:type="dxa"/>
          </w:tcPr>
          <w:p w14:paraId="13E80061" w14:textId="60F85C2F" w:rsidR="00DE162A" w:rsidRPr="00A5017A" w:rsidRDefault="00DE162A" w:rsidP="00DE162A">
            <w:pPr>
              <w:rPr>
                <w:rFonts w:ascii="Times New Roman" w:hAnsi="Times New Roman"/>
                <w:sz w:val="25"/>
                <w:szCs w:val="25"/>
                <w:lang w:val="vi-VN"/>
              </w:rPr>
            </w:pPr>
            <w:r w:rsidRPr="00A5017A">
              <w:rPr>
                <w:rFonts w:ascii="Times New Roman" w:hAnsi="Times New Roman"/>
                <w:sz w:val="25"/>
                <w:szCs w:val="25"/>
                <w:lang w:val="vi-VN"/>
              </w:rPr>
              <w:t>Phần mềm firmware FPGA và phần mềm driver</w:t>
            </w:r>
            <w:r w:rsidRPr="00A5017A">
              <w:rPr>
                <w:rFonts w:ascii="Times New Roman" w:hAnsi="Times New Roman"/>
                <w:sz w:val="25"/>
                <w:szCs w:val="25"/>
                <w:lang w:val="vi-VN"/>
              </w:rPr>
              <w:br/>
              <w:t>Tính năng V3</w:t>
            </w:r>
            <w:r w:rsidRPr="00A5017A">
              <w:rPr>
                <w:rFonts w:ascii="Times New Roman" w:hAnsi="Times New Roman"/>
                <w:sz w:val="25"/>
                <w:szCs w:val="25"/>
                <w:lang w:val="vi-VN"/>
              </w:rPr>
              <w:br/>
              <w:t xml:space="preserve">Ghi chú: Tính năng V3 cần tích hợp 1 phần tích năng của MSM IP cores - </w:t>
            </w:r>
          </w:p>
        </w:tc>
        <w:tc>
          <w:tcPr>
            <w:tcW w:w="1260" w:type="dxa"/>
          </w:tcPr>
          <w:p w14:paraId="46635058" w14:textId="1A6B15D4" w:rsidR="00DE162A" w:rsidRPr="00A5017A" w:rsidRDefault="00DE162A" w:rsidP="00DE162A">
            <w:pPr>
              <w:rPr>
                <w:rFonts w:ascii="Times New Roman" w:hAnsi="Times New Roman"/>
                <w:sz w:val="25"/>
                <w:szCs w:val="25"/>
                <w:lang w:val="vi-VN"/>
              </w:rPr>
            </w:pPr>
            <w:r w:rsidRPr="00A5017A">
              <w:rPr>
                <w:rFonts w:ascii="Times New Roman" w:hAnsi="Times New Roman"/>
                <w:sz w:val="25"/>
                <w:szCs w:val="25"/>
                <w:lang w:val="vi-VN"/>
              </w:rPr>
              <w:t>X</w:t>
            </w:r>
          </w:p>
        </w:tc>
        <w:tc>
          <w:tcPr>
            <w:tcW w:w="1165" w:type="dxa"/>
          </w:tcPr>
          <w:p w14:paraId="6B0E2844" w14:textId="19312F86" w:rsidR="00DE162A" w:rsidRPr="00A5017A" w:rsidRDefault="00DE162A" w:rsidP="00DE162A">
            <w:pPr>
              <w:rPr>
                <w:rFonts w:ascii="Times New Roman" w:hAnsi="Times New Roman"/>
                <w:sz w:val="25"/>
                <w:szCs w:val="25"/>
              </w:rPr>
            </w:pPr>
            <w:r w:rsidRPr="00A5017A">
              <w:rPr>
                <w:rFonts w:ascii="Times New Roman" w:hAnsi="Times New Roman"/>
                <w:sz w:val="25"/>
                <w:szCs w:val="25"/>
              </w:rPr>
              <w:t>X</w:t>
            </w:r>
          </w:p>
        </w:tc>
      </w:tr>
      <w:tr w:rsidR="00DE162A" w:rsidRPr="00A5017A" w14:paraId="2E409E84" w14:textId="77777777" w:rsidTr="00AF2375">
        <w:tc>
          <w:tcPr>
            <w:tcW w:w="715" w:type="dxa"/>
          </w:tcPr>
          <w:p w14:paraId="0DFD9672" w14:textId="6FD3A0F6" w:rsidR="00DE162A" w:rsidRPr="00A5017A" w:rsidRDefault="00DE162A" w:rsidP="00DE162A">
            <w:pPr>
              <w:rPr>
                <w:rFonts w:ascii="Times New Roman" w:hAnsi="Times New Roman"/>
                <w:sz w:val="25"/>
                <w:szCs w:val="25"/>
              </w:rPr>
            </w:pPr>
            <w:r w:rsidRPr="00A5017A">
              <w:rPr>
                <w:rFonts w:ascii="Times New Roman" w:hAnsi="Times New Roman"/>
                <w:sz w:val="25"/>
                <w:szCs w:val="25"/>
              </w:rPr>
              <w:t>3</w:t>
            </w:r>
          </w:p>
        </w:tc>
        <w:tc>
          <w:tcPr>
            <w:tcW w:w="6210" w:type="dxa"/>
          </w:tcPr>
          <w:p w14:paraId="548158CC" w14:textId="64B71D5E" w:rsidR="00DE162A" w:rsidRPr="00A5017A" w:rsidRDefault="00DE162A" w:rsidP="00DE162A">
            <w:pPr>
              <w:rPr>
                <w:rFonts w:ascii="Times New Roman" w:hAnsi="Times New Roman"/>
                <w:sz w:val="25"/>
                <w:szCs w:val="25"/>
              </w:rPr>
            </w:pPr>
            <w:r w:rsidRPr="00A5017A">
              <w:rPr>
                <w:rFonts w:ascii="Times New Roman" w:hAnsi="Times New Roman"/>
                <w:sz w:val="25"/>
                <w:szCs w:val="25"/>
                <w:lang w:val="vi-VN"/>
              </w:rPr>
              <w:t>Phần mềm firmware FPGA và phần mềm driver</w:t>
            </w:r>
            <w:r w:rsidRPr="00A5017A">
              <w:rPr>
                <w:rFonts w:ascii="Times New Roman" w:hAnsi="Times New Roman"/>
                <w:sz w:val="25"/>
                <w:szCs w:val="25"/>
                <w:lang w:val="vi-VN"/>
              </w:rPr>
              <w:br/>
              <w:t>Tính năng V4</w:t>
            </w:r>
          </w:p>
        </w:tc>
        <w:tc>
          <w:tcPr>
            <w:tcW w:w="1260" w:type="dxa"/>
          </w:tcPr>
          <w:p w14:paraId="01386B98" w14:textId="38758F81" w:rsidR="00DE162A" w:rsidRPr="00A5017A" w:rsidRDefault="00DE162A" w:rsidP="00DE162A">
            <w:pPr>
              <w:rPr>
                <w:rFonts w:ascii="Times New Roman" w:hAnsi="Times New Roman"/>
                <w:sz w:val="25"/>
                <w:szCs w:val="25"/>
              </w:rPr>
            </w:pPr>
            <w:r w:rsidRPr="00A5017A">
              <w:rPr>
                <w:rFonts w:ascii="Times New Roman" w:hAnsi="Times New Roman"/>
                <w:sz w:val="25"/>
                <w:szCs w:val="25"/>
                <w:lang w:val="vi-VN"/>
              </w:rPr>
              <w:t>X</w:t>
            </w:r>
          </w:p>
        </w:tc>
        <w:tc>
          <w:tcPr>
            <w:tcW w:w="1165" w:type="dxa"/>
          </w:tcPr>
          <w:p w14:paraId="6C8465C1" w14:textId="110F2C92" w:rsidR="00DE162A" w:rsidRPr="00A5017A" w:rsidRDefault="00DE162A" w:rsidP="00DE162A">
            <w:pPr>
              <w:rPr>
                <w:rFonts w:ascii="Times New Roman" w:hAnsi="Times New Roman"/>
                <w:sz w:val="25"/>
                <w:szCs w:val="25"/>
                <w:lang w:val="vi-VN"/>
              </w:rPr>
            </w:pPr>
            <w:r w:rsidRPr="00A5017A">
              <w:rPr>
                <w:rFonts w:ascii="Times New Roman" w:hAnsi="Times New Roman"/>
                <w:sz w:val="25"/>
                <w:szCs w:val="25"/>
              </w:rPr>
              <w:t>X</w:t>
            </w:r>
          </w:p>
        </w:tc>
      </w:tr>
      <w:tr w:rsidR="00DE162A" w:rsidRPr="00A5017A" w14:paraId="265DF0C9" w14:textId="77777777" w:rsidTr="00AF2375">
        <w:tc>
          <w:tcPr>
            <w:tcW w:w="715" w:type="dxa"/>
          </w:tcPr>
          <w:p w14:paraId="35A3ACE4" w14:textId="4B00B6AF" w:rsidR="00DE162A" w:rsidRPr="00A5017A" w:rsidRDefault="00DE162A" w:rsidP="00DE162A">
            <w:pPr>
              <w:rPr>
                <w:rFonts w:ascii="Times New Roman" w:hAnsi="Times New Roman"/>
                <w:sz w:val="25"/>
                <w:szCs w:val="25"/>
              </w:rPr>
            </w:pPr>
            <w:r w:rsidRPr="00A5017A">
              <w:rPr>
                <w:rFonts w:ascii="Times New Roman" w:hAnsi="Times New Roman"/>
                <w:sz w:val="25"/>
                <w:szCs w:val="25"/>
              </w:rPr>
              <w:t>4</w:t>
            </w:r>
          </w:p>
        </w:tc>
        <w:tc>
          <w:tcPr>
            <w:tcW w:w="6210" w:type="dxa"/>
          </w:tcPr>
          <w:p w14:paraId="632C66BD" w14:textId="0FA92B2B" w:rsidR="00DE162A" w:rsidRPr="00A5017A" w:rsidRDefault="00DE162A" w:rsidP="00DE162A">
            <w:pPr>
              <w:rPr>
                <w:rFonts w:ascii="Times New Roman" w:hAnsi="Times New Roman"/>
                <w:sz w:val="25"/>
                <w:szCs w:val="25"/>
                <w:lang w:val="vi-VN"/>
              </w:rPr>
            </w:pPr>
            <w:r w:rsidRPr="00A5017A">
              <w:rPr>
                <w:rFonts w:ascii="Times New Roman" w:hAnsi="Times New Roman"/>
                <w:sz w:val="25"/>
                <w:szCs w:val="25"/>
                <w:lang w:val="vi-VN"/>
              </w:rPr>
              <w:t>MSM IP core</w:t>
            </w:r>
          </w:p>
        </w:tc>
        <w:tc>
          <w:tcPr>
            <w:tcW w:w="1260" w:type="dxa"/>
          </w:tcPr>
          <w:p w14:paraId="396E5E8A" w14:textId="090D46C6" w:rsidR="00DE162A" w:rsidRPr="00A5017A" w:rsidRDefault="00DE162A" w:rsidP="00DE162A">
            <w:pPr>
              <w:rPr>
                <w:rFonts w:ascii="Times New Roman" w:hAnsi="Times New Roman"/>
                <w:sz w:val="25"/>
                <w:szCs w:val="25"/>
              </w:rPr>
            </w:pPr>
            <w:r w:rsidRPr="00A5017A">
              <w:rPr>
                <w:rFonts w:ascii="Times New Roman" w:hAnsi="Times New Roman"/>
                <w:sz w:val="25"/>
                <w:szCs w:val="25"/>
              </w:rPr>
              <w:t>-</w:t>
            </w:r>
          </w:p>
        </w:tc>
        <w:tc>
          <w:tcPr>
            <w:tcW w:w="1165" w:type="dxa"/>
          </w:tcPr>
          <w:p w14:paraId="5A2DB3F7" w14:textId="5D60D81E" w:rsidR="00DE162A" w:rsidRPr="00A5017A" w:rsidRDefault="00DE162A" w:rsidP="00DE162A">
            <w:pPr>
              <w:rPr>
                <w:rFonts w:ascii="Times New Roman" w:hAnsi="Times New Roman"/>
                <w:sz w:val="25"/>
                <w:szCs w:val="25"/>
                <w:lang w:val="vi-VN"/>
              </w:rPr>
            </w:pPr>
            <w:r w:rsidRPr="00A5017A">
              <w:rPr>
                <w:rFonts w:ascii="Times New Roman" w:hAnsi="Times New Roman"/>
                <w:sz w:val="25"/>
                <w:szCs w:val="25"/>
                <w:lang w:val="vi-VN"/>
              </w:rPr>
              <w:t>X</w:t>
            </w:r>
          </w:p>
        </w:tc>
      </w:tr>
    </w:tbl>
    <w:p w14:paraId="1FA8C416" w14:textId="77777777" w:rsidR="00545230" w:rsidRPr="00A5017A" w:rsidRDefault="00545230" w:rsidP="00F907FD">
      <w:pPr>
        <w:rPr>
          <w:rFonts w:ascii="Times New Roman" w:hAnsi="Times New Roman"/>
          <w:sz w:val="25"/>
          <w:szCs w:val="25"/>
          <w:lang w:val="vi-VN"/>
        </w:rPr>
      </w:pPr>
    </w:p>
    <w:p w14:paraId="6DE4FC02" w14:textId="77777777" w:rsidR="001A1042" w:rsidRPr="00A5017A" w:rsidRDefault="00DD320D">
      <w:pPr>
        <w:rPr>
          <w:rFonts w:ascii="Times New Roman" w:hAnsi="Times New Roman"/>
          <w:sz w:val="25"/>
          <w:szCs w:val="25"/>
        </w:rPr>
      </w:pPr>
      <w:r w:rsidRPr="00A5017A">
        <w:rPr>
          <w:rFonts w:ascii="Times New Roman" w:hAnsi="Times New Roman"/>
          <w:sz w:val="25"/>
          <w:szCs w:val="25"/>
        </w:rPr>
        <w:br w:type="page"/>
      </w:r>
    </w:p>
    <w:p w14:paraId="04A4D32A" w14:textId="77777777" w:rsidR="001A1042" w:rsidRPr="00A5017A" w:rsidRDefault="00DD320D">
      <w:pPr>
        <w:jc w:val="center"/>
        <w:rPr>
          <w:rFonts w:ascii="Times New Roman" w:hAnsi="Times New Roman"/>
          <w:sz w:val="25"/>
          <w:szCs w:val="25"/>
        </w:rPr>
      </w:pPr>
      <w:r w:rsidRPr="00A5017A">
        <w:rPr>
          <w:rFonts w:ascii="Times New Roman" w:hAnsi="Times New Roman"/>
          <w:b/>
          <w:sz w:val="25"/>
          <w:szCs w:val="25"/>
        </w:rPr>
        <w:lastRenderedPageBreak/>
        <w:t>PHỤ LỤC 3</w:t>
      </w:r>
    </w:p>
    <w:p w14:paraId="42459E3E" w14:textId="77777777" w:rsidR="001A1042" w:rsidRPr="00A5017A" w:rsidRDefault="00DD320D">
      <w:pPr>
        <w:jc w:val="center"/>
        <w:rPr>
          <w:rFonts w:ascii="Times New Roman" w:hAnsi="Times New Roman"/>
          <w:sz w:val="25"/>
          <w:szCs w:val="25"/>
        </w:rPr>
      </w:pPr>
      <w:r w:rsidRPr="00A5017A">
        <w:rPr>
          <w:rFonts w:ascii="Times New Roman" w:hAnsi="Times New Roman"/>
          <w:b/>
          <w:sz w:val="25"/>
          <w:szCs w:val="25"/>
        </w:rPr>
        <w:t>DANH SÁCH CÁC BÀI KIỂM THỬ PHỤC VỤ NGHIỆM THU HỆ THỐNG</w:t>
      </w:r>
    </w:p>
    <w:p w14:paraId="03D47BE8" w14:textId="77777777" w:rsidR="001A1042" w:rsidRPr="00A5017A" w:rsidRDefault="00DD320D">
      <w:pPr>
        <w:jc w:val="center"/>
        <w:rPr>
          <w:rFonts w:ascii="Times New Roman" w:hAnsi="Times New Roman"/>
          <w:sz w:val="25"/>
          <w:szCs w:val="25"/>
        </w:rPr>
      </w:pPr>
      <w:r w:rsidRPr="00A5017A">
        <w:rPr>
          <w:rFonts w:ascii="Times New Roman" w:hAnsi="Times New Roman"/>
          <w:i/>
          <w:sz w:val="25"/>
          <w:szCs w:val="25"/>
        </w:rPr>
        <w:t>(Ban hành kèm theo Hợp đồng Thiết kế và Phát triển Phần mềm)</w:t>
      </w:r>
    </w:p>
    <w:p w14:paraId="09A21C6C" w14:textId="77777777" w:rsidR="001A1042" w:rsidRPr="00A5017A" w:rsidRDefault="001A1042">
      <w:pPr>
        <w:rPr>
          <w:rFonts w:ascii="Times New Roman" w:hAnsi="Times New Roman"/>
          <w:sz w:val="25"/>
          <w:szCs w:val="25"/>
        </w:rPr>
      </w:pPr>
    </w:p>
    <w:p w14:paraId="2B2903FF" w14:textId="77777777" w:rsidR="001A1042" w:rsidRPr="00A5017A" w:rsidRDefault="00DD320D">
      <w:pPr>
        <w:pStyle w:val="Heading2"/>
        <w:rPr>
          <w:rFonts w:ascii="Times New Roman" w:hAnsi="Times New Roman" w:cs="Times New Roman"/>
          <w:sz w:val="25"/>
          <w:szCs w:val="25"/>
        </w:rPr>
      </w:pPr>
      <w:r w:rsidRPr="00A5017A">
        <w:rPr>
          <w:rFonts w:ascii="Times New Roman" w:hAnsi="Times New Roman" w:cs="Times New Roman"/>
          <w:b/>
          <w:sz w:val="25"/>
          <w:szCs w:val="25"/>
        </w:rPr>
        <w:t>1. PHẠM VI VÀ NGUYÊN TẮC KIỂM THỬ</w:t>
      </w:r>
    </w:p>
    <w:tbl>
      <w:tblPr>
        <w:tblStyle w:val="TableGrid"/>
        <w:tblW w:w="0" w:type="auto"/>
        <w:tblLook w:val="04A0" w:firstRow="1" w:lastRow="0" w:firstColumn="1" w:lastColumn="0" w:noHBand="0" w:noVBand="1"/>
      </w:tblPr>
      <w:tblGrid>
        <w:gridCol w:w="2551"/>
        <w:gridCol w:w="6520"/>
      </w:tblGrid>
      <w:tr w:rsidR="001A1042" w:rsidRPr="00A5017A" w14:paraId="11D9E82A" w14:textId="77777777">
        <w:tc>
          <w:tcPr>
            <w:tcW w:w="2551" w:type="dxa"/>
            <w:shd w:val="clear" w:color="auto" w:fill="1F4E79"/>
          </w:tcPr>
          <w:p w14:paraId="5F8B2048"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Mục</w:t>
            </w:r>
          </w:p>
        </w:tc>
        <w:tc>
          <w:tcPr>
            <w:tcW w:w="6520" w:type="dxa"/>
            <w:shd w:val="clear" w:color="auto" w:fill="1F4E79"/>
          </w:tcPr>
          <w:p w14:paraId="77625168"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Nội dung</w:t>
            </w:r>
          </w:p>
        </w:tc>
      </w:tr>
      <w:tr w:rsidR="001A1042" w:rsidRPr="00A5017A" w14:paraId="19066BD3" w14:textId="77777777">
        <w:tc>
          <w:tcPr>
            <w:tcW w:w="2551" w:type="dxa"/>
          </w:tcPr>
          <w:p w14:paraId="6FAC3D97" w14:textId="77777777" w:rsidR="001A1042" w:rsidRPr="00A5017A" w:rsidRDefault="00DD320D">
            <w:pPr>
              <w:rPr>
                <w:rFonts w:ascii="Times New Roman" w:hAnsi="Times New Roman"/>
                <w:sz w:val="25"/>
                <w:szCs w:val="25"/>
              </w:rPr>
            </w:pPr>
            <w:r w:rsidRPr="00A5017A">
              <w:rPr>
                <w:rFonts w:ascii="Times New Roman" w:hAnsi="Times New Roman"/>
                <w:sz w:val="25"/>
                <w:szCs w:val="25"/>
              </w:rPr>
              <w:t>Phạm vi</w:t>
            </w:r>
          </w:p>
        </w:tc>
        <w:tc>
          <w:tcPr>
            <w:tcW w:w="6520" w:type="dxa"/>
          </w:tcPr>
          <w:p w14:paraId="3DC3BBBF" w14:textId="77777777" w:rsidR="001A1042" w:rsidRPr="00A5017A" w:rsidRDefault="00DD320D">
            <w:pPr>
              <w:rPr>
                <w:rFonts w:ascii="Times New Roman" w:hAnsi="Times New Roman"/>
                <w:sz w:val="25"/>
                <w:szCs w:val="25"/>
              </w:rPr>
            </w:pPr>
            <w:r w:rsidRPr="00A5017A">
              <w:rPr>
                <w:rFonts w:ascii="Times New Roman" w:hAnsi="Times New Roman"/>
                <w:sz w:val="25"/>
                <w:szCs w:val="25"/>
              </w:rPr>
              <w:t>Toàn bộ phần mềm firmware FPGA + driver cho card VRX525 (XCKU5P), bao gồm các tính năng V2, V3, V4</w:t>
            </w:r>
          </w:p>
        </w:tc>
      </w:tr>
      <w:tr w:rsidR="001A1042" w:rsidRPr="00A5017A" w14:paraId="12D79E78" w14:textId="77777777">
        <w:tc>
          <w:tcPr>
            <w:tcW w:w="2551" w:type="dxa"/>
            <w:shd w:val="clear" w:color="auto" w:fill="DEE9F5"/>
          </w:tcPr>
          <w:p w14:paraId="26634489" w14:textId="77777777" w:rsidR="001A1042" w:rsidRPr="00A5017A" w:rsidRDefault="00DD320D">
            <w:pPr>
              <w:rPr>
                <w:rFonts w:ascii="Times New Roman" w:hAnsi="Times New Roman"/>
                <w:sz w:val="25"/>
                <w:szCs w:val="25"/>
              </w:rPr>
            </w:pPr>
            <w:r w:rsidRPr="00A5017A">
              <w:rPr>
                <w:rFonts w:ascii="Times New Roman" w:hAnsi="Times New Roman"/>
                <w:sz w:val="25"/>
                <w:szCs w:val="25"/>
              </w:rPr>
              <w:t>Môi trường chuẩn</w:t>
            </w:r>
          </w:p>
        </w:tc>
        <w:tc>
          <w:tcPr>
            <w:tcW w:w="6520" w:type="dxa"/>
            <w:shd w:val="clear" w:color="auto" w:fill="DEE9F5"/>
          </w:tcPr>
          <w:p w14:paraId="49490F2A" w14:textId="77777777" w:rsidR="001A1042" w:rsidRPr="00A5017A" w:rsidRDefault="00DD320D">
            <w:pPr>
              <w:rPr>
                <w:rFonts w:ascii="Times New Roman" w:hAnsi="Times New Roman"/>
                <w:sz w:val="25"/>
                <w:szCs w:val="25"/>
              </w:rPr>
            </w:pPr>
            <w:r w:rsidRPr="00A5017A">
              <w:rPr>
                <w:rFonts w:ascii="Times New Roman" w:hAnsi="Times New Roman"/>
                <w:sz w:val="25"/>
                <w:szCs w:val="25"/>
              </w:rPr>
              <w:t>Máy chủ PCIe x8 Gen3; OS: Proxmox/Debian, Ubuntu 22.04, RHEL/CentOS; Hypervisor: KVM; Kernel: ≥ 5.15</w:t>
            </w:r>
          </w:p>
        </w:tc>
      </w:tr>
      <w:tr w:rsidR="001A1042" w:rsidRPr="00A5017A" w14:paraId="44285D79" w14:textId="77777777">
        <w:tc>
          <w:tcPr>
            <w:tcW w:w="2551" w:type="dxa"/>
          </w:tcPr>
          <w:p w14:paraId="74E71DC2" w14:textId="77777777" w:rsidR="001A1042" w:rsidRPr="00A5017A" w:rsidRDefault="00DD320D">
            <w:pPr>
              <w:rPr>
                <w:rFonts w:ascii="Times New Roman" w:hAnsi="Times New Roman"/>
                <w:sz w:val="25"/>
                <w:szCs w:val="25"/>
              </w:rPr>
            </w:pPr>
            <w:r w:rsidRPr="00A5017A">
              <w:rPr>
                <w:rFonts w:ascii="Times New Roman" w:hAnsi="Times New Roman"/>
                <w:sz w:val="25"/>
                <w:szCs w:val="25"/>
              </w:rPr>
              <w:t>Công cụ đo lường</w:t>
            </w:r>
          </w:p>
        </w:tc>
        <w:tc>
          <w:tcPr>
            <w:tcW w:w="6520" w:type="dxa"/>
          </w:tcPr>
          <w:p w14:paraId="616D9635" w14:textId="77777777" w:rsidR="001A1042" w:rsidRPr="00A5017A" w:rsidRDefault="00DD320D">
            <w:pPr>
              <w:rPr>
                <w:rFonts w:ascii="Times New Roman" w:hAnsi="Times New Roman"/>
                <w:sz w:val="25"/>
                <w:szCs w:val="25"/>
              </w:rPr>
            </w:pPr>
            <w:r w:rsidRPr="00A5017A">
              <w:rPr>
                <w:rFonts w:ascii="Times New Roman" w:hAnsi="Times New Roman"/>
                <w:sz w:val="25"/>
                <w:szCs w:val="25"/>
              </w:rPr>
              <w:t>iperf3, netperf, pktgen-dpdk, testpmd, ovs-dpctl, lspci, ethtool, perf</w:t>
            </w:r>
          </w:p>
        </w:tc>
      </w:tr>
      <w:tr w:rsidR="001A1042" w:rsidRPr="00A5017A" w14:paraId="03EEA03A" w14:textId="77777777">
        <w:tc>
          <w:tcPr>
            <w:tcW w:w="2551" w:type="dxa"/>
            <w:shd w:val="clear" w:color="auto" w:fill="DEE9F5"/>
          </w:tcPr>
          <w:p w14:paraId="5B96CC36" w14:textId="77777777" w:rsidR="001A1042" w:rsidRPr="00A5017A" w:rsidRDefault="00DD320D">
            <w:pPr>
              <w:rPr>
                <w:rFonts w:ascii="Times New Roman" w:hAnsi="Times New Roman"/>
                <w:sz w:val="25"/>
                <w:szCs w:val="25"/>
              </w:rPr>
            </w:pPr>
            <w:r w:rsidRPr="00A5017A">
              <w:rPr>
                <w:rFonts w:ascii="Times New Roman" w:hAnsi="Times New Roman"/>
                <w:sz w:val="25"/>
                <w:szCs w:val="25"/>
              </w:rPr>
              <w:t>Định nghĩa PASSED</w:t>
            </w:r>
          </w:p>
        </w:tc>
        <w:tc>
          <w:tcPr>
            <w:tcW w:w="6520" w:type="dxa"/>
            <w:shd w:val="clear" w:color="auto" w:fill="DEE9F5"/>
          </w:tcPr>
          <w:p w14:paraId="43252AFA" w14:textId="77777777" w:rsidR="001A1042" w:rsidRPr="00A5017A" w:rsidRDefault="00DD320D">
            <w:pPr>
              <w:rPr>
                <w:rFonts w:ascii="Times New Roman" w:hAnsi="Times New Roman"/>
                <w:sz w:val="25"/>
                <w:szCs w:val="25"/>
              </w:rPr>
            </w:pPr>
            <w:r w:rsidRPr="00A5017A">
              <w:rPr>
                <w:rFonts w:ascii="Times New Roman" w:hAnsi="Times New Roman"/>
                <w:sz w:val="25"/>
                <w:szCs w:val="25"/>
              </w:rPr>
              <w:t>Kết quả đạt ngưỡng tối thiểu quy định và không có lỗi nghiêm trọng (crash, data corruption, link down bất thường)</w:t>
            </w:r>
          </w:p>
        </w:tc>
      </w:tr>
      <w:tr w:rsidR="001A1042" w:rsidRPr="00A5017A" w14:paraId="6EA9D5C0" w14:textId="77777777">
        <w:tc>
          <w:tcPr>
            <w:tcW w:w="2551" w:type="dxa"/>
          </w:tcPr>
          <w:p w14:paraId="748577A8" w14:textId="77777777" w:rsidR="001A1042" w:rsidRPr="00A5017A" w:rsidRDefault="00DD320D">
            <w:pPr>
              <w:rPr>
                <w:rFonts w:ascii="Times New Roman" w:hAnsi="Times New Roman"/>
                <w:sz w:val="25"/>
                <w:szCs w:val="25"/>
              </w:rPr>
            </w:pPr>
            <w:r w:rsidRPr="00A5017A">
              <w:rPr>
                <w:rFonts w:ascii="Times New Roman" w:hAnsi="Times New Roman"/>
                <w:sz w:val="25"/>
                <w:szCs w:val="25"/>
              </w:rPr>
              <w:t>Người thực hiện</w:t>
            </w:r>
          </w:p>
        </w:tc>
        <w:tc>
          <w:tcPr>
            <w:tcW w:w="6520" w:type="dxa"/>
          </w:tcPr>
          <w:p w14:paraId="3F4C56C7" w14:textId="77777777" w:rsidR="001A1042" w:rsidRPr="00A5017A" w:rsidRDefault="00DD320D">
            <w:pPr>
              <w:rPr>
                <w:rFonts w:ascii="Times New Roman" w:hAnsi="Times New Roman"/>
                <w:sz w:val="25"/>
                <w:szCs w:val="25"/>
              </w:rPr>
            </w:pPr>
            <w:r w:rsidRPr="00A5017A">
              <w:rPr>
                <w:rFonts w:ascii="Times New Roman" w:hAnsi="Times New Roman"/>
                <w:sz w:val="25"/>
                <w:szCs w:val="25"/>
              </w:rPr>
              <w:t>Bên A chạy test; Bên B hỗ trợ kỹ thuật và xác nhận kết quả bằng văn bản</w:t>
            </w:r>
          </w:p>
        </w:tc>
      </w:tr>
      <w:tr w:rsidR="001A1042" w:rsidRPr="00A5017A" w14:paraId="4F5FE6DA" w14:textId="77777777">
        <w:tc>
          <w:tcPr>
            <w:tcW w:w="2551" w:type="dxa"/>
            <w:shd w:val="clear" w:color="auto" w:fill="DEE9F5"/>
          </w:tcPr>
          <w:p w14:paraId="047A0F34" w14:textId="77777777" w:rsidR="001A1042" w:rsidRPr="00A5017A" w:rsidRDefault="00DD320D">
            <w:pPr>
              <w:rPr>
                <w:rFonts w:ascii="Times New Roman" w:hAnsi="Times New Roman"/>
                <w:sz w:val="25"/>
                <w:szCs w:val="25"/>
              </w:rPr>
            </w:pPr>
            <w:r w:rsidRPr="00A5017A">
              <w:rPr>
                <w:rFonts w:ascii="Times New Roman" w:hAnsi="Times New Roman"/>
                <w:sz w:val="25"/>
                <w:szCs w:val="25"/>
              </w:rPr>
              <w:t>OVS/Kernel version</w:t>
            </w:r>
          </w:p>
        </w:tc>
        <w:tc>
          <w:tcPr>
            <w:tcW w:w="6520" w:type="dxa"/>
            <w:shd w:val="clear" w:color="auto" w:fill="DEE9F5"/>
          </w:tcPr>
          <w:p w14:paraId="59A5F975" w14:textId="77777777" w:rsidR="001A1042" w:rsidRPr="00A5017A" w:rsidRDefault="00DD320D">
            <w:pPr>
              <w:rPr>
                <w:rFonts w:ascii="Times New Roman" w:hAnsi="Times New Roman"/>
                <w:sz w:val="25"/>
                <w:szCs w:val="25"/>
              </w:rPr>
            </w:pPr>
            <w:r w:rsidRPr="00A5017A">
              <w:rPr>
                <w:rFonts w:ascii="Times New Roman" w:hAnsi="Times New Roman"/>
                <w:sz w:val="25"/>
                <w:szCs w:val="25"/>
              </w:rPr>
              <w:t>Thống nhất cụ thể trước khi test T3 (ký biên bản xác nhận môi trường)</w:t>
            </w:r>
          </w:p>
        </w:tc>
      </w:tr>
    </w:tbl>
    <w:p w14:paraId="2D2821DF" w14:textId="77777777" w:rsidR="001A1042" w:rsidRPr="00A5017A" w:rsidRDefault="001A1042">
      <w:pPr>
        <w:rPr>
          <w:rFonts w:ascii="Times New Roman" w:hAnsi="Times New Roman"/>
          <w:sz w:val="25"/>
          <w:szCs w:val="25"/>
        </w:rPr>
      </w:pPr>
    </w:p>
    <w:p w14:paraId="77A83855" w14:textId="77777777" w:rsidR="001A1042" w:rsidRPr="00A5017A" w:rsidRDefault="00DD320D">
      <w:pPr>
        <w:pStyle w:val="Heading2"/>
        <w:rPr>
          <w:rFonts w:ascii="Times New Roman" w:hAnsi="Times New Roman" w:cs="Times New Roman"/>
          <w:sz w:val="25"/>
          <w:szCs w:val="25"/>
        </w:rPr>
      </w:pPr>
      <w:r w:rsidRPr="00A5017A">
        <w:rPr>
          <w:rFonts w:ascii="Times New Roman" w:hAnsi="Times New Roman" w:cs="Times New Roman"/>
          <w:b/>
          <w:sz w:val="25"/>
          <w:szCs w:val="25"/>
        </w:rPr>
        <w:t>2. GIAI ĐOẠN T2 – TÍNH NĂNG V2</w:t>
      </w:r>
    </w:p>
    <w:p w14:paraId="0B860A4C" w14:textId="77777777" w:rsidR="001A1042" w:rsidRPr="00A5017A" w:rsidRDefault="00DD320D">
      <w:pPr>
        <w:pStyle w:val="Heading3"/>
        <w:rPr>
          <w:rFonts w:ascii="Times New Roman" w:hAnsi="Times New Roman" w:cs="Times New Roman"/>
          <w:sz w:val="25"/>
          <w:szCs w:val="25"/>
        </w:rPr>
      </w:pPr>
      <w:r w:rsidRPr="00A5017A">
        <w:rPr>
          <w:rFonts w:ascii="Times New Roman" w:hAnsi="Times New Roman" w:cs="Times New Roman"/>
          <w:b/>
          <w:sz w:val="25"/>
          <w:szCs w:val="25"/>
        </w:rPr>
        <w:t>2.1 Kiểm thử Phần cứng &amp; Driver</w:t>
      </w:r>
    </w:p>
    <w:tbl>
      <w:tblPr>
        <w:tblStyle w:val="TableGrid"/>
        <w:tblW w:w="0" w:type="auto"/>
        <w:tblLook w:val="04A0" w:firstRow="1" w:lastRow="0" w:firstColumn="1" w:lastColumn="0" w:noHBand="0" w:noVBand="1"/>
      </w:tblPr>
      <w:tblGrid>
        <w:gridCol w:w="1371"/>
        <w:gridCol w:w="2220"/>
        <w:gridCol w:w="3259"/>
        <w:gridCol w:w="2726"/>
      </w:tblGrid>
      <w:tr w:rsidR="001A1042" w:rsidRPr="00A5017A" w14:paraId="765CFA28" w14:textId="77777777">
        <w:tc>
          <w:tcPr>
            <w:tcW w:w="1417" w:type="dxa"/>
            <w:shd w:val="clear" w:color="auto" w:fill="1F4E79"/>
          </w:tcPr>
          <w:p w14:paraId="3045AB00"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268" w:type="dxa"/>
            <w:shd w:val="clear" w:color="auto" w:fill="1F4E79"/>
          </w:tcPr>
          <w:p w14:paraId="7BBDEAF9"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Tên bài test</w:t>
            </w:r>
          </w:p>
        </w:tc>
        <w:tc>
          <w:tcPr>
            <w:tcW w:w="3402" w:type="dxa"/>
            <w:shd w:val="clear" w:color="auto" w:fill="1F4E79"/>
          </w:tcPr>
          <w:p w14:paraId="3FEC59B4"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Phương pháp thực hiện</w:t>
            </w:r>
          </w:p>
        </w:tc>
        <w:tc>
          <w:tcPr>
            <w:tcW w:w="2835" w:type="dxa"/>
            <w:shd w:val="clear" w:color="auto" w:fill="1F4E79"/>
          </w:tcPr>
          <w:p w14:paraId="693A22FC"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7977AB65" w14:textId="77777777">
        <w:tc>
          <w:tcPr>
            <w:tcW w:w="1417" w:type="dxa"/>
          </w:tcPr>
          <w:p w14:paraId="67F5BDD9" w14:textId="77777777" w:rsidR="001A1042" w:rsidRPr="00A5017A" w:rsidRDefault="00DD320D">
            <w:pPr>
              <w:rPr>
                <w:rFonts w:ascii="Times New Roman" w:hAnsi="Times New Roman"/>
                <w:sz w:val="25"/>
                <w:szCs w:val="25"/>
              </w:rPr>
            </w:pPr>
            <w:r w:rsidRPr="00A5017A">
              <w:rPr>
                <w:rFonts w:ascii="Times New Roman" w:hAnsi="Times New Roman"/>
                <w:sz w:val="25"/>
                <w:szCs w:val="25"/>
              </w:rPr>
              <w:t>T2-HW-01</w:t>
            </w:r>
          </w:p>
        </w:tc>
        <w:tc>
          <w:tcPr>
            <w:tcW w:w="2268" w:type="dxa"/>
          </w:tcPr>
          <w:p w14:paraId="59812EA2" w14:textId="77777777" w:rsidR="001A1042" w:rsidRPr="00A5017A" w:rsidRDefault="00DD320D">
            <w:pPr>
              <w:rPr>
                <w:rFonts w:ascii="Times New Roman" w:hAnsi="Times New Roman"/>
                <w:sz w:val="25"/>
                <w:szCs w:val="25"/>
              </w:rPr>
            </w:pPr>
            <w:r w:rsidRPr="00A5017A">
              <w:rPr>
                <w:rFonts w:ascii="Times New Roman" w:hAnsi="Times New Roman"/>
                <w:sz w:val="25"/>
                <w:szCs w:val="25"/>
              </w:rPr>
              <w:t>Nhận diện PCIe</w:t>
            </w:r>
          </w:p>
        </w:tc>
        <w:tc>
          <w:tcPr>
            <w:tcW w:w="3402" w:type="dxa"/>
          </w:tcPr>
          <w:p w14:paraId="4BE6DFE8" w14:textId="77777777" w:rsidR="001A1042" w:rsidRPr="00A5017A" w:rsidRDefault="00DD320D">
            <w:pPr>
              <w:rPr>
                <w:rFonts w:ascii="Times New Roman" w:hAnsi="Times New Roman"/>
                <w:sz w:val="25"/>
                <w:szCs w:val="25"/>
              </w:rPr>
            </w:pPr>
            <w:r w:rsidRPr="00A5017A">
              <w:rPr>
                <w:rFonts w:ascii="Times New Roman" w:hAnsi="Times New Roman"/>
                <w:sz w:val="25"/>
                <w:szCs w:val="25"/>
              </w:rPr>
              <w:t>lspci -vvv kiểm tra Vendor ID, Device ID, class</w:t>
            </w:r>
          </w:p>
        </w:tc>
        <w:tc>
          <w:tcPr>
            <w:tcW w:w="2835" w:type="dxa"/>
          </w:tcPr>
          <w:p w14:paraId="7328A610" w14:textId="77777777" w:rsidR="001A1042" w:rsidRPr="00A5017A" w:rsidRDefault="00DD320D">
            <w:pPr>
              <w:rPr>
                <w:rFonts w:ascii="Times New Roman" w:hAnsi="Times New Roman"/>
                <w:sz w:val="25"/>
                <w:szCs w:val="25"/>
              </w:rPr>
            </w:pPr>
            <w:r w:rsidRPr="00A5017A">
              <w:rPr>
                <w:rFonts w:ascii="Times New Roman" w:hAnsi="Times New Roman"/>
                <w:sz w:val="25"/>
                <w:szCs w:val="25"/>
              </w:rPr>
              <w:t>Card xuất hiện đúng; link width = x8; speed = 8GT/s (Gen3)</w:t>
            </w:r>
          </w:p>
        </w:tc>
      </w:tr>
      <w:tr w:rsidR="001A1042" w:rsidRPr="00A5017A" w14:paraId="03BE186F" w14:textId="77777777">
        <w:tc>
          <w:tcPr>
            <w:tcW w:w="1417" w:type="dxa"/>
            <w:shd w:val="clear" w:color="auto" w:fill="DEE9F5"/>
          </w:tcPr>
          <w:p w14:paraId="7EF73DFE" w14:textId="77777777" w:rsidR="001A1042" w:rsidRPr="00A5017A" w:rsidRDefault="00DD320D">
            <w:pPr>
              <w:rPr>
                <w:rFonts w:ascii="Times New Roman" w:hAnsi="Times New Roman"/>
                <w:sz w:val="25"/>
                <w:szCs w:val="25"/>
              </w:rPr>
            </w:pPr>
            <w:r w:rsidRPr="00A5017A">
              <w:rPr>
                <w:rFonts w:ascii="Times New Roman" w:hAnsi="Times New Roman"/>
                <w:sz w:val="25"/>
                <w:szCs w:val="25"/>
              </w:rPr>
              <w:t>T2-HW-02</w:t>
            </w:r>
          </w:p>
        </w:tc>
        <w:tc>
          <w:tcPr>
            <w:tcW w:w="2268" w:type="dxa"/>
            <w:shd w:val="clear" w:color="auto" w:fill="DEE9F5"/>
          </w:tcPr>
          <w:p w14:paraId="6E1246A9" w14:textId="77777777" w:rsidR="001A1042" w:rsidRPr="00A5017A" w:rsidRDefault="00DD320D">
            <w:pPr>
              <w:rPr>
                <w:rFonts w:ascii="Times New Roman" w:hAnsi="Times New Roman"/>
                <w:sz w:val="25"/>
                <w:szCs w:val="25"/>
              </w:rPr>
            </w:pPr>
            <w:r w:rsidRPr="00A5017A">
              <w:rPr>
                <w:rFonts w:ascii="Times New Roman" w:hAnsi="Times New Roman"/>
                <w:sz w:val="25"/>
                <w:szCs w:val="25"/>
              </w:rPr>
              <w:t>Load/Unload Driver</w:t>
            </w:r>
          </w:p>
        </w:tc>
        <w:tc>
          <w:tcPr>
            <w:tcW w:w="3402" w:type="dxa"/>
            <w:shd w:val="clear" w:color="auto" w:fill="DEE9F5"/>
          </w:tcPr>
          <w:p w14:paraId="4E2DB84E" w14:textId="77777777" w:rsidR="001A1042" w:rsidRPr="00A5017A" w:rsidRDefault="00DD320D">
            <w:pPr>
              <w:rPr>
                <w:rFonts w:ascii="Times New Roman" w:hAnsi="Times New Roman"/>
                <w:sz w:val="25"/>
                <w:szCs w:val="25"/>
              </w:rPr>
            </w:pPr>
            <w:r w:rsidRPr="00A5017A">
              <w:rPr>
                <w:rFonts w:ascii="Times New Roman" w:hAnsi="Times New Roman"/>
                <w:sz w:val="25"/>
                <w:szCs w:val="25"/>
              </w:rPr>
              <w:t>modprobe / rmmod lặp 10 lần</w:t>
            </w:r>
          </w:p>
        </w:tc>
        <w:tc>
          <w:tcPr>
            <w:tcW w:w="2835" w:type="dxa"/>
            <w:shd w:val="clear" w:color="auto" w:fill="DEE9F5"/>
          </w:tcPr>
          <w:p w14:paraId="4B046C5D" w14:textId="77777777" w:rsidR="001A1042" w:rsidRPr="00A5017A" w:rsidRDefault="00DD320D">
            <w:pPr>
              <w:rPr>
                <w:rFonts w:ascii="Times New Roman" w:hAnsi="Times New Roman"/>
                <w:sz w:val="25"/>
                <w:szCs w:val="25"/>
              </w:rPr>
            </w:pPr>
            <w:r w:rsidRPr="00A5017A">
              <w:rPr>
                <w:rFonts w:ascii="Times New Roman" w:hAnsi="Times New Roman"/>
                <w:sz w:val="25"/>
                <w:szCs w:val="25"/>
              </w:rPr>
              <w:t>Không kernel panic, không memory leak (kiểm tra dmesg)</w:t>
            </w:r>
          </w:p>
        </w:tc>
      </w:tr>
      <w:tr w:rsidR="001A1042" w:rsidRPr="00A5017A" w14:paraId="4F6C4F1C" w14:textId="77777777">
        <w:tc>
          <w:tcPr>
            <w:tcW w:w="1417" w:type="dxa"/>
          </w:tcPr>
          <w:p w14:paraId="2EBC1C56" w14:textId="77777777" w:rsidR="001A1042" w:rsidRPr="00A5017A" w:rsidRDefault="00DD320D">
            <w:pPr>
              <w:rPr>
                <w:rFonts w:ascii="Times New Roman" w:hAnsi="Times New Roman"/>
                <w:sz w:val="25"/>
                <w:szCs w:val="25"/>
              </w:rPr>
            </w:pPr>
            <w:r w:rsidRPr="00A5017A">
              <w:rPr>
                <w:rFonts w:ascii="Times New Roman" w:hAnsi="Times New Roman"/>
                <w:sz w:val="25"/>
                <w:szCs w:val="25"/>
              </w:rPr>
              <w:t>T2-HW-03</w:t>
            </w:r>
          </w:p>
        </w:tc>
        <w:tc>
          <w:tcPr>
            <w:tcW w:w="2268" w:type="dxa"/>
          </w:tcPr>
          <w:p w14:paraId="0197EA0F" w14:textId="77777777" w:rsidR="001A1042" w:rsidRPr="00A5017A" w:rsidRDefault="00DD320D">
            <w:pPr>
              <w:rPr>
                <w:rFonts w:ascii="Times New Roman" w:hAnsi="Times New Roman"/>
                <w:sz w:val="25"/>
                <w:szCs w:val="25"/>
              </w:rPr>
            </w:pPr>
            <w:r w:rsidRPr="00A5017A">
              <w:rPr>
                <w:rFonts w:ascii="Times New Roman" w:hAnsi="Times New Roman"/>
                <w:sz w:val="25"/>
                <w:szCs w:val="25"/>
              </w:rPr>
              <w:t>Nhận diện giao diện mạng</w:t>
            </w:r>
          </w:p>
        </w:tc>
        <w:tc>
          <w:tcPr>
            <w:tcW w:w="3402" w:type="dxa"/>
          </w:tcPr>
          <w:p w14:paraId="3BFAFA9F" w14:textId="77777777" w:rsidR="001A1042" w:rsidRPr="00A5017A" w:rsidRDefault="00DD320D">
            <w:pPr>
              <w:rPr>
                <w:rFonts w:ascii="Times New Roman" w:hAnsi="Times New Roman"/>
                <w:sz w:val="25"/>
                <w:szCs w:val="25"/>
              </w:rPr>
            </w:pPr>
            <w:r w:rsidRPr="00A5017A">
              <w:rPr>
                <w:rFonts w:ascii="Times New Roman" w:hAnsi="Times New Roman"/>
                <w:sz w:val="25"/>
                <w:szCs w:val="25"/>
              </w:rPr>
              <w:t>ip link show / ethtool &lt;if&gt;</w:t>
            </w:r>
          </w:p>
        </w:tc>
        <w:tc>
          <w:tcPr>
            <w:tcW w:w="2835" w:type="dxa"/>
          </w:tcPr>
          <w:p w14:paraId="266D6FF2" w14:textId="77777777" w:rsidR="001A1042" w:rsidRPr="00A5017A" w:rsidRDefault="00DD320D">
            <w:pPr>
              <w:rPr>
                <w:rFonts w:ascii="Times New Roman" w:hAnsi="Times New Roman"/>
                <w:sz w:val="25"/>
                <w:szCs w:val="25"/>
              </w:rPr>
            </w:pPr>
            <w:r w:rsidRPr="00A5017A">
              <w:rPr>
                <w:rFonts w:ascii="Times New Roman" w:hAnsi="Times New Roman"/>
                <w:sz w:val="25"/>
                <w:szCs w:val="25"/>
              </w:rPr>
              <w:t>4 interface SFP28 xuất hiện; speed = 10G/25G</w:t>
            </w:r>
          </w:p>
        </w:tc>
      </w:tr>
      <w:tr w:rsidR="001A1042" w:rsidRPr="00A5017A" w14:paraId="3060BAB1" w14:textId="77777777">
        <w:tc>
          <w:tcPr>
            <w:tcW w:w="1417" w:type="dxa"/>
            <w:shd w:val="clear" w:color="auto" w:fill="DEE9F5"/>
          </w:tcPr>
          <w:p w14:paraId="0923C7DB" w14:textId="77777777" w:rsidR="001A1042" w:rsidRPr="00A5017A" w:rsidRDefault="00DD320D">
            <w:pPr>
              <w:rPr>
                <w:rFonts w:ascii="Times New Roman" w:hAnsi="Times New Roman"/>
                <w:sz w:val="25"/>
                <w:szCs w:val="25"/>
              </w:rPr>
            </w:pPr>
            <w:r w:rsidRPr="00A5017A">
              <w:rPr>
                <w:rFonts w:ascii="Times New Roman" w:hAnsi="Times New Roman"/>
                <w:sz w:val="25"/>
                <w:szCs w:val="25"/>
              </w:rPr>
              <w:t>T2-HW-04</w:t>
            </w:r>
          </w:p>
        </w:tc>
        <w:tc>
          <w:tcPr>
            <w:tcW w:w="2268" w:type="dxa"/>
            <w:shd w:val="clear" w:color="auto" w:fill="DEE9F5"/>
          </w:tcPr>
          <w:p w14:paraId="3CB6D880" w14:textId="77777777" w:rsidR="001A1042" w:rsidRPr="00A5017A" w:rsidRDefault="00DD320D">
            <w:pPr>
              <w:rPr>
                <w:rFonts w:ascii="Times New Roman" w:hAnsi="Times New Roman"/>
                <w:sz w:val="25"/>
                <w:szCs w:val="25"/>
              </w:rPr>
            </w:pPr>
            <w:r w:rsidRPr="00A5017A">
              <w:rPr>
                <w:rFonts w:ascii="Times New Roman" w:hAnsi="Times New Roman"/>
                <w:sz w:val="25"/>
                <w:szCs w:val="25"/>
              </w:rPr>
              <w:t>Update firmware Flash QSPI</w:t>
            </w:r>
          </w:p>
        </w:tc>
        <w:tc>
          <w:tcPr>
            <w:tcW w:w="3402" w:type="dxa"/>
            <w:shd w:val="clear" w:color="auto" w:fill="DEE9F5"/>
          </w:tcPr>
          <w:p w14:paraId="4D9C8C54" w14:textId="77777777" w:rsidR="001A1042" w:rsidRPr="00A5017A" w:rsidRDefault="00DD320D">
            <w:pPr>
              <w:rPr>
                <w:rFonts w:ascii="Times New Roman" w:hAnsi="Times New Roman"/>
                <w:sz w:val="25"/>
                <w:szCs w:val="25"/>
              </w:rPr>
            </w:pPr>
            <w:r w:rsidRPr="00A5017A">
              <w:rPr>
                <w:rFonts w:ascii="Times New Roman" w:hAnsi="Times New Roman"/>
                <w:sz w:val="25"/>
                <w:szCs w:val="25"/>
              </w:rPr>
              <w:t>Công cụ update firmware của Bên B</w:t>
            </w:r>
          </w:p>
        </w:tc>
        <w:tc>
          <w:tcPr>
            <w:tcW w:w="2835" w:type="dxa"/>
            <w:shd w:val="clear" w:color="auto" w:fill="DEE9F5"/>
          </w:tcPr>
          <w:p w14:paraId="09C04697" w14:textId="77777777" w:rsidR="001A1042" w:rsidRPr="00A5017A" w:rsidRDefault="00DD320D">
            <w:pPr>
              <w:rPr>
                <w:rFonts w:ascii="Times New Roman" w:hAnsi="Times New Roman"/>
                <w:sz w:val="25"/>
                <w:szCs w:val="25"/>
              </w:rPr>
            </w:pPr>
            <w:r w:rsidRPr="00A5017A">
              <w:rPr>
                <w:rFonts w:ascii="Times New Roman" w:hAnsi="Times New Roman"/>
                <w:sz w:val="25"/>
                <w:szCs w:val="25"/>
              </w:rPr>
              <w:t>Firmware version đúng sau update; card hoạt động bình thường</w:t>
            </w:r>
          </w:p>
        </w:tc>
      </w:tr>
      <w:tr w:rsidR="001A1042" w:rsidRPr="00A5017A" w14:paraId="07B360FC" w14:textId="77777777">
        <w:tc>
          <w:tcPr>
            <w:tcW w:w="1417" w:type="dxa"/>
          </w:tcPr>
          <w:p w14:paraId="09E6D5BF" w14:textId="77777777" w:rsidR="001A1042" w:rsidRPr="00A5017A" w:rsidRDefault="00DD320D">
            <w:pPr>
              <w:rPr>
                <w:rFonts w:ascii="Times New Roman" w:hAnsi="Times New Roman"/>
                <w:sz w:val="25"/>
                <w:szCs w:val="25"/>
              </w:rPr>
            </w:pPr>
            <w:r w:rsidRPr="00A5017A">
              <w:rPr>
                <w:rFonts w:ascii="Times New Roman" w:hAnsi="Times New Roman"/>
                <w:sz w:val="25"/>
                <w:szCs w:val="25"/>
              </w:rPr>
              <w:t>T2-HW-05</w:t>
            </w:r>
          </w:p>
        </w:tc>
        <w:tc>
          <w:tcPr>
            <w:tcW w:w="2268" w:type="dxa"/>
          </w:tcPr>
          <w:p w14:paraId="77A2B1C3" w14:textId="77777777" w:rsidR="001A1042" w:rsidRPr="00A5017A" w:rsidRDefault="00DD320D">
            <w:pPr>
              <w:rPr>
                <w:rFonts w:ascii="Times New Roman" w:hAnsi="Times New Roman"/>
                <w:sz w:val="25"/>
                <w:szCs w:val="25"/>
              </w:rPr>
            </w:pPr>
            <w:r w:rsidRPr="00A5017A">
              <w:rPr>
                <w:rFonts w:ascii="Times New Roman" w:hAnsi="Times New Roman"/>
                <w:sz w:val="25"/>
                <w:szCs w:val="25"/>
              </w:rPr>
              <w:t>Nhiệt độ &amp; công suất</w:t>
            </w:r>
          </w:p>
        </w:tc>
        <w:tc>
          <w:tcPr>
            <w:tcW w:w="3402" w:type="dxa"/>
          </w:tcPr>
          <w:p w14:paraId="378A7A94" w14:textId="77777777" w:rsidR="001A1042" w:rsidRPr="00A5017A" w:rsidRDefault="00DD320D">
            <w:pPr>
              <w:rPr>
                <w:rFonts w:ascii="Times New Roman" w:hAnsi="Times New Roman"/>
                <w:sz w:val="25"/>
                <w:szCs w:val="25"/>
              </w:rPr>
            </w:pPr>
            <w:r w:rsidRPr="00A5017A">
              <w:rPr>
                <w:rFonts w:ascii="Times New Roman" w:hAnsi="Times New Roman"/>
                <w:sz w:val="25"/>
                <w:szCs w:val="25"/>
              </w:rPr>
              <w:t>Đọc sensor qua sysfs hoặc công cụ Bên B</w:t>
            </w:r>
          </w:p>
        </w:tc>
        <w:tc>
          <w:tcPr>
            <w:tcW w:w="2835" w:type="dxa"/>
          </w:tcPr>
          <w:p w14:paraId="568D599B" w14:textId="77777777" w:rsidR="001A1042" w:rsidRPr="00A5017A" w:rsidRDefault="00DD320D">
            <w:pPr>
              <w:rPr>
                <w:rFonts w:ascii="Times New Roman" w:hAnsi="Times New Roman"/>
                <w:sz w:val="25"/>
                <w:szCs w:val="25"/>
              </w:rPr>
            </w:pPr>
            <w:r w:rsidRPr="00A5017A">
              <w:rPr>
                <w:rFonts w:ascii="Times New Roman" w:hAnsi="Times New Roman"/>
                <w:sz w:val="25"/>
                <w:szCs w:val="25"/>
              </w:rPr>
              <w:t>Nhiệt độ &lt; 55°C ở tải đầy; công suất ≤ 45W</w:t>
            </w:r>
          </w:p>
        </w:tc>
      </w:tr>
    </w:tbl>
    <w:p w14:paraId="079C5694" w14:textId="77777777" w:rsidR="001A1042" w:rsidRPr="00A5017A" w:rsidRDefault="001A1042">
      <w:pPr>
        <w:rPr>
          <w:rFonts w:ascii="Times New Roman" w:hAnsi="Times New Roman"/>
          <w:sz w:val="25"/>
          <w:szCs w:val="25"/>
        </w:rPr>
      </w:pPr>
    </w:p>
    <w:p w14:paraId="13B213A1" w14:textId="77777777" w:rsidR="001A1042" w:rsidRPr="00A5017A" w:rsidRDefault="00DD320D">
      <w:pPr>
        <w:pStyle w:val="Heading3"/>
        <w:rPr>
          <w:rFonts w:ascii="Times New Roman" w:hAnsi="Times New Roman" w:cs="Times New Roman"/>
          <w:sz w:val="25"/>
          <w:szCs w:val="25"/>
        </w:rPr>
      </w:pPr>
      <w:r w:rsidRPr="00A5017A">
        <w:rPr>
          <w:rFonts w:ascii="Times New Roman" w:hAnsi="Times New Roman" w:cs="Times New Roman"/>
          <w:b/>
          <w:sz w:val="25"/>
          <w:szCs w:val="25"/>
        </w:rPr>
        <w:t>2.2 Kiểm thử Kết nối Ethernet</w:t>
      </w:r>
    </w:p>
    <w:tbl>
      <w:tblPr>
        <w:tblStyle w:val="TableGrid"/>
        <w:tblW w:w="0" w:type="auto"/>
        <w:tblLook w:val="04A0" w:firstRow="1" w:lastRow="0" w:firstColumn="1" w:lastColumn="0" w:noHBand="0" w:noVBand="1"/>
      </w:tblPr>
      <w:tblGrid>
        <w:gridCol w:w="1371"/>
        <w:gridCol w:w="2203"/>
        <w:gridCol w:w="3255"/>
        <w:gridCol w:w="2747"/>
      </w:tblGrid>
      <w:tr w:rsidR="001A1042" w:rsidRPr="00A5017A" w14:paraId="0C6DE6E9" w14:textId="77777777">
        <w:tc>
          <w:tcPr>
            <w:tcW w:w="1417" w:type="dxa"/>
            <w:shd w:val="clear" w:color="auto" w:fill="1F4E79"/>
          </w:tcPr>
          <w:p w14:paraId="31A7D33E"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268" w:type="dxa"/>
            <w:shd w:val="clear" w:color="auto" w:fill="1F4E79"/>
          </w:tcPr>
          <w:p w14:paraId="0E5FBD81"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Tên bài test</w:t>
            </w:r>
          </w:p>
        </w:tc>
        <w:tc>
          <w:tcPr>
            <w:tcW w:w="3402" w:type="dxa"/>
            <w:shd w:val="clear" w:color="auto" w:fill="1F4E79"/>
          </w:tcPr>
          <w:p w14:paraId="09F5B863"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Phương pháp thực hiện</w:t>
            </w:r>
          </w:p>
        </w:tc>
        <w:tc>
          <w:tcPr>
            <w:tcW w:w="2835" w:type="dxa"/>
            <w:shd w:val="clear" w:color="auto" w:fill="1F4E79"/>
          </w:tcPr>
          <w:p w14:paraId="32AF5C1F"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15597B35" w14:textId="77777777">
        <w:tc>
          <w:tcPr>
            <w:tcW w:w="1417" w:type="dxa"/>
          </w:tcPr>
          <w:p w14:paraId="6F401D5B"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T2-ETH-01</w:t>
            </w:r>
          </w:p>
        </w:tc>
        <w:tc>
          <w:tcPr>
            <w:tcW w:w="2268" w:type="dxa"/>
          </w:tcPr>
          <w:p w14:paraId="09B32C6A" w14:textId="77777777" w:rsidR="001A1042" w:rsidRPr="00A5017A" w:rsidRDefault="00DD320D">
            <w:pPr>
              <w:rPr>
                <w:rFonts w:ascii="Times New Roman" w:hAnsi="Times New Roman"/>
                <w:sz w:val="25"/>
                <w:szCs w:val="25"/>
              </w:rPr>
            </w:pPr>
            <w:r w:rsidRPr="00A5017A">
              <w:rPr>
                <w:rFonts w:ascii="Times New Roman" w:hAnsi="Times New Roman"/>
                <w:sz w:val="25"/>
                <w:szCs w:val="25"/>
              </w:rPr>
              <w:t>Link up 10GbE</w:t>
            </w:r>
          </w:p>
        </w:tc>
        <w:tc>
          <w:tcPr>
            <w:tcW w:w="3402" w:type="dxa"/>
          </w:tcPr>
          <w:p w14:paraId="39BB97D4" w14:textId="77777777" w:rsidR="001A1042" w:rsidRPr="00A5017A" w:rsidRDefault="00DD320D">
            <w:pPr>
              <w:rPr>
                <w:rFonts w:ascii="Times New Roman" w:hAnsi="Times New Roman"/>
                <w:sz w:val="25"/>
                <w:szCs w:val="25"/>
              </w:rPr>
            </w:pPr>
            <w:r w:rsidRPr="00A5017A">
              <w:rPr>
                <w:rFonts w:ascii="Times New Roman" w:hAnsi="Times New Roman"/>
                <w:sz w:val="25"/>
                <w:szCs w:val="25"/>
              </w:rPr>
              <w:t>Cắm dây DAC/quang 10G, kiểm tra ethtool</w:t>
            </w:r>
          </w:p>
        </w:tc>
        <w:tc>
          <w:tcPr>
            <w:tcW w:w="2835" w:type="dxa"/>
          </w:tcPr>
          <w:p w14:paraId="6CBC7821" w14:textId="77777777" w:rsidR="001A1042" w:rsidRPr="00A5017A" w:rsidRDefault="00DD320D">
            <w:pPr>
              <w:rPr>
                <w:rFonts w:ascii="Times New Roman" w:hAnsi="Times New Roman"/>
                <w:sz w:val="25"/>
                <w:szCs w:val="25"/>
              </w:rPr>
            </w:pPr>
            <w:r w:rsidRPr="00A5017A">
              <w:rPr>
                <w:rFonts w:ascii="Times New Roman" w:hAnsi="Times New Roman"/>
                <w:sz w:val="25"/>
                <w:szCs w:val="25"/>
              </w:rPr>
              <w:t>Link up; speed = 10000 Mb/s</w:t>
            </w:r>
          </w:p>
        </w:tc>
      </w:tr>
      <w:tr w:rsidR="001A1042" w:rsidRPr="00A5017A" w14:paraId="37C77273" w14:textId="77777777">
        <w:tc>
          <w:tcPr>
            <w:tcW w:w="1417" w:type="dxa"/>
            <w:shd w:val="clear" w:color="auto" w:fill="DEE9F5"/>
          </w:tcPr>
          <w:p w14:paraId="24D8656A"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w:t>
            </w:r>
            <w:r w:rsidRPr="00A5017A">
              <w:rPr>
                <w:rFonts w:ascii="Times New Roman" w:hAnsi="Times New Roman"/>
                <w:sz w:val="25"/>
                <w:szCs w:val="25"/>
              </w:rPr>
              <w:lastRenderedPageBreak/>
              <w:t>02</w:t>
            </w:r>
          </w:p>
        </w:tc>
        <w:tc>
          <w:tcPr>
            <w:tcW w:w="2268" w:type="dxa"/>
            <w:shd w:val="clear" w:color="auto" w:fill="DEE9F5"/>
          </w:tcPr>
          <w:p w14:paraId="1CB76016"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Link up 25GbE</w:t>
            </w:r>
          </w:p>
        </w:tc>
        <w:tc>
          <w:tcPr>
            <w:tcW w:w="3402" w:type="dxa"/>
            <w:shd w:val="clear" w:color="auto" w:fill="DEE9F5"/>
          </w:tcPr>
          <w:p w14:paraId="41EDF7E5" w14:textId="77777777" w:rsidR="001A1042" w:rsidRPr="00A5017A" w:rsidRDefault="00DD320D">
            <w:pPr>
              <w:rPr>
                <w:rFonts w:ascii="Times New Roman" w:hAnsi="Times New Roman"/>
                <w:sz w:val="25"/>
                <w:szCs w:val="25"/>
              </w:rPr>
            </w:pPr>
            <w:r w:rsidRPr="00A5017A">
              <w:rPr>
                <w:rFonts w:ascii="Times New Roman" w:hAnsi="Times New Roman"/>
                <w:sz w:val="25"/>
                <w:szCs w:val="25"/>
              </w:rPr>
              <w:t xml:space="preserve">Cắm dây DAC/quang 25G, </w:t>
            </w:r>
            <w:r w:rsidRPr="00A5017A">
              <w:rPr>
                <w:rFonts w:ascii="Times New Roman" w:hAnsi="Times New Roman"/>
                <w:sz w:val="25"/>
                <w:szCs w:val="25"/>
              </w:rPr>
              <w:lastRenderedPageBreak/>
              <w:t>kiểm tra ethtool</w:t>
            </w:r>
          </w:p>
        </w:tc>
        <w:tc>
          <w:tcPr>
            <w:tcW w:w="2835" w:type="dxa"/>
            <w:shd w:val="clear" w:color="auto" w:fill="DEE9F5"/>
          </w:tcPr>
          <w:p w14:paraId="614BE61B"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 xml:space="preserve">Link up; speed = 25000 </w:t>
            </w:r>
            <w:r w:rsidRPr="00A5017A">
              <w:rPr>
                <w:rFonts w:ascii="Times New Roman" w:hAnsi="Times New Roman"/>
                <w:sz w:val="25"/>
                <w:szCs w:val="25"/>
              </w:rPr>
              <w:lastRenderedPageBreak/>
              <w:t>Mb/s</w:t>
            </w:r>
          </w:p>
        </w:tc>
      </w:tr>
      <w:tr w:rsidR="001A1042" w:rsidRPr="00A5017A" w14:paraId="22A62913" w14:textId="77777777">
        <w:tc>
          <w:tcPr>
            <w:tcW w:w="1417" w:type="dxa"/>
          </w:tcPr>
          <w:p w14:paraId="797E7B0B"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T2-ETH-03</w:t>
            </w:r>
          </w:p>
        </w:tc>
        <w:tc>
          <w:tcPr>
            <w:tcW w:w="2268" w:type="dxa"/>
          </w:tcPr>
          <w:p w14:paraId="044349F7" w14:textId="77777777" w:rsidR="001A1042" w:rsidRPr="00A5017A" w:rsidRDefault="00DD320D">
            <w:pPr>
              <w:rPr>
                <w:rFonts w:ascii="Times New Roman" w:hAnsi="Times New Roman"/>
                <w:sz w:val="25"/>
                <w:szCs w:val="25"/>
              </w:rPr>
            </w:pPr>
            <w:r w:rsidRPr="00A5017A">
              <w:rPr>
                <w:rFonts w:ascii="Times New Roman" w:hAnsi="Times New Roman"/>
                <w:sz w:val="25"/>
                <w:szCs w:val="25"/>
              </w:rPr>
              <w:t>Ping cơ bản</w:t>
            </w:r>
          </w:p>
        </w:tc>
        <w:tc>
          <w:tcPr>
            <w:tcW w:w="3402" w:type="dxa"/>
          </w:tcPr>
          <w:p w14:paraId="24792AAD" w14:textId="77777777" w:rsidR="001A1042" w:rsidRPr="00A5017A" w:rsidRDefault="00DD320D">
            <w:pPr>
              <w:rPr>
                <w:rFonts w:ascii="Times New Roman" w:hAnsi="Times New Roman"/>
                <w:sz w:val="25"/>
                <w:szCs w:val="25"/>
              </w:rPr>
            </w:pPr>
            <w:r w:rsidRPr="00A5017A">
              <w:rPr>
                <w:rFonts w:ascii="Times New Roman" w:hAnsi="Times New Roman"/>
                <w:sz w:val="25"/>
                <w:szCs w:val="25"/>
              </w:rPr>
              <w:t>ping -c 1000 -i 0.01 &lt;peer&gt;</w:t>
            </w:r>
          </w:p>
        </w:tc>
        <w:tc>
          <w:tcPr>
            <w:tcW w:w="2835" w:type="dxa"/>
          </w:tcPr>
          <w:p w14:paraId="5766ED30" w14:textId="77777777" w:rsidR="001A1042" w:rsidRPr="00A5017A" w:rsidRDefault="00DD320D">
            <w:pPr>
              <w:rPr>
                <w:rFonts w:ascii="Times New Roman" w:hAnsi="Times New Roman"/>
                <w:sz w:val="25"/>
                <w:szCs w:val="25"/>
              </w:rPr>
            </w:pPr>
            <w:r w:rsidRPr="00A5017A">
              <w:rPr>
                <w:rFonts w:ascii="Times New Roman" w:hAnsi="Times New Roman"/>
                <w:sz w:val="25"/>
                <w:szCs w:val="25"/>
              </w:rPr>
              <w:t>Loss &lt; 0.1%; RTT ổn định</w:t>
            </w:r>
          </w:p>
        </w:tc>
      </w:tr>
      <w:tr w:rsidR="001A1042" w:rsidRPr="00A5017A" w14:paraId="3CA268BF" w14:textId="77777777">
        <w:tc>
          <w:tcPr>
            <w:tcW w:w="1417" w:type="dxa"/>
            <w:shd w:val="clear" w:color="auto" w:fill="DEE9F5"/>
          </w:tcPr>
          <w:p w14:paraId="5B828130"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T2-ETH-04</w:t>
            </w:r>
          </w:p>
        </w:tc>
        <w:tc>
          <w:tcPr>
            <w:tcW w:w="2268" w:type="dxa"/>
            <w:shd w:val="clear" w:color="auto" w:fill="DEE9F5"/>
          </w:tcPr>
          <w:p w14:paraId="38A2ECA0"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10G</w:t>
            </w:r>
          </w:p>
        </w:tc>
        <w:tc>
          <w:tcPr>
            <w:tcW w:w="3402" w:type="dxa"/>
            <w:shd w:val="clear" w:color="auto" w:fill="DEE9F5"/>
          </w:tcPr>
          <w:p w14:paraId="5D5C75F6" w14:textId="77777777" w:rsidR="001A1042" w:rsidRPr="00A5017A" w:rsidRDefault="00DD320D">
            <w:pPr>
              <w:rPr>
                <w:rFonts w:ascii="Times New Roman" w:hAnsi="Times New Roman"/>
                <w:sz w:val="25"/>
                <w:szCs w:val="25"/>
              </w:rPr>
            </w:pPr>
            <w:r w:rsidRPr="00A5017A">
              <w:rPr>
                <w:rFonts w:ascii="Times New Roman" w:hAnsi="Times New Roman"/>
                <w:sz w:val="25"/>
                <w:szCs w:val="25"/>
              </w:rPr>
              <w:t>iperf3 -c &lt;peer&gt; -t 60 -P 4</w:t>
            </w:r>
          </w:p>
        </w:tc>
        <w:tc>
          <w:tcPr>
            <w:tcW w:w="2835" w:type="dxa"/>
            <w:shd w:val="clear" w:color="auto" w:fill="DEE9F5"/>
          </w:tcPr>
          <w:p w14:paraId="3F265547" w14:textId="77777777" w:rsidR="001A1042" w:rsidRPr="00A5017A" w:rsidRDefault="00DD320D">
            <w:pPr>
              <w:rPr>
                <w:rFonts w:ascii="Times New Roman" w:hAnsi="Times New Roman"/>
                <w:sz w:val="25"/>
                <w:szCs w:val="25"/>
              </w:rPr>
            </w:pPr>
            <w:r w:rsidRPr="00A5017A">
              <w:rPr>
                <w:rFonts w:ascii="Times New Roman" w:hAnsi="Times New Roman"/>
                <w:sz w:val="25"/>
                <w:szCs w:val="25"/>
              </w:rPr>
              <w:t>≥ 9.5 Gbps (bidirectional)</w:t>
            </w:r>
          </w:p>
        </w:tc>
      </w:tr>
      <w:tr w:rsidR="001A1042" w:rsidRPr="00A5017A" w14:paraId="5F35D159" w14:textId="77777777">
        <w:tc>
          <w:tcPr>
            <w:tcW w:w="1417" w:type="dxa"/>
          </w:tcPr>
          <w:p w14:paraId="3D994D11"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T2-ETH-05</w:t>
            </w:r>
          </w:p>
        </w:tc>
        <w:tc>
          <w:tcPr>
            <w:tcW w:w="2268" w:type="dxa"/>
          </w:tcPr>
          <w:p w14:paraId="3D2E4B4F"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25G</w:t>
            </w:r>
          </w:p>
        </w:tc>
        <w:tc>
          <w:tcPr>
            <w:tcW w:w="3402" w:type="dxa"/>
          </w:tcPr>
          <w:p w14:paraId="340BF024" w14:textId="77777777" w:rsidR="001A1042" w:rsidRPr="00A5017A" w:rsidRDefault="00DD320D">
            <w:pPr>
              <w:rPr>
                <w:rFonts w:ascii="Times New Roman" w:hAnsi="Times New Roman"/>
                <w:sz w:val="25"/>
                <w:szCs w:val="25"/>
              </w:rPr>
            </w:pPr>
            <w:r w:rsidRPr="00A5017A">
              <w:rPr>
                <w:rFonts w:ascii="Times New Roman" w:hAnsi="Times New Roman"/>
                <w:sz w:val="25"/>
                <w:szCs w:val="25"/>
              </w:rPr>
              <w:t>iperf3 -c &lt;peer&gt; -t 60 -P 8</w:t>
            </w:r>
          </w:p>
        </w:tc>
        <w:tc>
          <w:tcPr>
            <w:tcW w:w="2835" w:type="dxa"/>
          </w:tcPr>
          <w:p w14:paraId="490851C5" w14:textId="77777777" w:rsidR="001A1042" w:rsidRPr="00A5017A" w:rsidRDefault="00DD320D">
            <w:pPr>
              <w:rPr>
                <w:rFonts w:ascii="Times New Roman" w:hAnsi="Times New Roman"/>
                <w:sz w:val="25"/>
                <w:szCs w:val="25"/>
              </w:rPr>
            </w:pPr>
            <w:r w:rsidRPr="00A5017A">
              <w:rPr>
                <w:rFonts w:ascii="Times New Roman" w:hAnsi="Times New Roman"/>
                <w:sz w:val="25"/>
                <w:szCs w:val="25"/>
              </w:rPr>
              <w:t>≥ 23 Gbps (bidirectional)</w:t>
            </w:r>
          </w:p>
        </w:tc>
      </w:tr>
      <w:tr w:rsidR="001A1042" w:rsidRPr="00A5017A" w14:paraId="0553D131" w14:textId="77777777">
        <w:tc>
          <w:tcPr>
            <w:tcW w:w="1417" w:type="dxa"/>
            <w:shd w:val="clear" w:color="auto" w:fill="DEE9F5"/>
          </w:tcPr>
          <w:p w14:paraId="2EAD3AEB"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T2-ETH-06</w:t>
            </w:r>
          </w:p>
        </w:tc>
        <w:tc>
          <w:tcPr>
            <w:tcW w:w="2268" w:type="dxa"/>
            <w:shd w:val="clear" w:color="auto" w:fill="DEE9F5"/>
          </w:tcPr>
          <w:p w14:paraId="46BA1F50" w14:textId="77777777" w:rsidR="001A1042" w:rsidRPr="00A5017A" w:rsidRDefault="00DD320D">
            <w:pPr>
              <w:rPr>
                <w:rFonts w:ascii="Times New Roman" w:hAnsi="Times New Roman"/>
                <w:sz w:val="25"/>
                <w:szCs w:val="25"/>
              </w:rPr>
            </w:pPr>
            <w:r w:rsidRPr="00A5017A">
              <w:rPr>
                <w:rFonts w:ascii="Times New Roman" w:hAnsi="Times New Roman"/>
                <w:sz w:val="25"/>
                <w:szCs w:val="25"/>
              </w:rPr>
              <w:t>Jumbo Frame 9600B</w:t>
            </w:r>
          </w:p>
        </w:tc>
        <w:tc>
          <w:tcPr>
            <w:tcW w:w="3402" w:type="dxa"/>
            <w:shd w:val="clear" w:color="auto" w:fill="DEE9F5"/>
          </w:tcPr>
          <w:p w14:paraId="6D502703" w14:textId="77777777" w:rsidR="001A1042" w:rsidRPr="00A5017A" w:rsidRDefault="00DD320D">
            <w:pPr>
              <w:rPr>
                <w:rFonts w:ascii="Times New Roman" w:hAnsi="Times New Roman"/>
                <w:sz w:val="25"/>
                <w:szCs w:val="25"/>
              </w:rPr>
            </w:pPr>
            <w:r w:rsidRPr="00A5017A">
              <w:rPr>
                <w:rFonts w:ascii="Times New Roman" w:hAnsi="Times New Roman"/>
                <w:sz w:val="25"/>
                <w:szCs w:val="25"/>
              </w:rPr>
              <w:t>ping -s 9000 + iperf3 với MTU 9000</w:t>
            </w:r>
          </w:p>
        </w:tc>
        <w:tc>
          <w:tcPr>
            <w:tcW w:w="2835" w:type="dxa"/>
            <w:shd w:val="clear" w:color="auto" w:fill="DEE9F5"/>
          </w:tcPr>
          <w:p w14:paraId="36F58DF5" w14:textId="77777777" w:rsidR="001A1042" w:rsidRPr="00A5017A" w:rsidRDefault="00DD320D">
            <w:pPr>
              <w:rPr>
                <w:rFonts w:ascii="Times New Roman" w:hAnsi="Times New Roman"/>
                <w:sz w:val="25"/>
                <w:szCs w:val="25"/>
              </w:rPr>
            </w:pPr>
            <w:r w:rsidRPr="00A5017A">
              <w:rPr>
                <w:rFonts w:ascii="Times New Roman" w:hAnsi="Times New Roman"/>
                <w:sz w:val="25"/>
                <w:szCs w:val="25"/>
              </w:rPr>
              <w:t>Không fragment error; throughput không giảm &gt; 5% so với MTU 1500</w:t>
            </w:r>
          </w:p>
        </w:tc>
      </w:tr>
      <w:tr w:rsidR="001A1042" w:rsidRPr="00A5017A" w14:paraId="026478B3" w14:textId="77777777">
        <w:tc>
          <w:tcPr>
            <w:tcW w:w="1417" w:type="dxa"/>
          </w:tcPr>
          <w:p w14:paraId="7B8CE877"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T2-ETH-07</w:t>
            </w:r>
          </w:p>
        </w:tc>
        <w:tc>
          <w:tcPr>
            <w:tcW w:w="2268" w:type="dxa"/>
          </w:tcPr>
          <w:p w14:paraId="67BF08C0" w14:textId="77777777" w:rsidR="001A1042" w:rsidRPr="00A5017A" w:rsidRDefault="00DD320D">
            <w:pPr>
              <w:rPr>
                <w:rFonts w:ascii="Times New Roman" w:hAnsi="Times New Roman"/>
                <w:sz w:val="25"/>
                <w:szCs w:val="25"/>
              </w:rPr>
            </w:pPr>
            <w:r w:rsidRPr="00A5017A">
              <w:rPr>
                <w:rFonts w:ascii="Times New Roman" w:hAnsi="Times New Roman"/>
                <w:sz w:val="25"/>
                <w:szCs w:val="25"/>
              </w:rPr>
              <w:t>Auto-negotiation (802.3ap)</w:t>
            </w:r>
          </w:p>
        </w:tc>
        <w:tc>
          <w:tcPr>
            <w:tcW w:w="3402" w:type="dxa"/>
          </w:tcPr>
          <w:p w14:paraId="26BFA0C4" w14:textId="77777777" w:rsidR="001A1042" w:rsidRPr="00A5017A" w:rsidRDefault="00DD320D">
            <w:pPr>
              <w:rPr>
                <w:rFonts w:ascii="Times New Roman" w:hAnsi="Times New Roman"/>
                <w:sz w:val="25"/>
                <w:szCs w:val="25"/>
              </w:rPr>
            </w:pPr>
            <w:r w:rsidRPr="00A5017A">
              <w:rPr>
                <w:rFonts w:ascii="Times New Roman" w:hAnsi="Times New Roman"/>
                <w:sz w:val="25"/>
                <w:szCs w:val="25"/>
              </w:rPr>
              <w:t>ethtool -s thay đổi speed</w:t>
            </w:r>
          </w:p>
        </w:tc>
        <w:tc>
          <w:tcPr>
            <w:tcW w:w="2835" w:type="dxa"/>
          </w:tcPr>
          <w:p w14:paraId="20875213" w14:textId="77777777" w:rsidR="001A1042" w:rsidRPr="00A5017A" w:rsidRDefault="00DD320D">
            <w:pPr>
              <w:rPr>
                <w:rFonts w:ascii="Times New Roman" w:hAnsi="Times New Roman"/>
                <w:sz w:val="25"/>
                <w:szCs w:val="25"/>
              </w:rPr>
            </w:pPr>
            <w:r w:rsidRPr="00A5017A">
              <w:rPr>
                <w:rFonts w:ascii="Times New Roman" w:hAnsi="Times New Roman"/>
                <w:sz w:val="25"/>
                <w:szCs w:val="25"/>
              </w:rPr>
              <w:t>Link tự negotiate đúng tốc độ cấu hình</w:t>
            </w:r>
          </w:p>
        </w:tc>
      </w:tr>
      <w:tr w:rsidR="001A1042" w:rsidRPr="00A5017A" w14:paraId="6004B842" w14:textId="77777777">
        <w:tc>
          <w:tcPr>
            <w:tcW w:w="1417" w:type="dxa"/>
            <w:shd w:val="clear" w:color="auto" w:fill="DEE9F5"/>
          </w:tcPr>
          <w:p w14:paraId="63771DAD"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T2-ETH-08</w:t>
            </w:r>
          </w:p>
        </w:tc>
        <w:tc>
          <w:tcPr>
            <w:tcW w:w="2268" w:type="dxa"/>
            <w:shd w:val="clear" w:color="auto" w:fill="DEE9F5"/>
          </w:tcPr>
          <w:p w14:paraId="6BBA6DF5" w14:textId="77777777" w:rsidR="001A1042" w:rsidRPr="00A5017A" w:rsidRDefault="00DD320D">
            <w:pPr>
              <w:rPr>
                <w:rFonts w:ascii="Times New Roman" w:hAnsi="Times New Roman"/>
                <w:sz w:val="25"/>
                <w:szCs w:val="25"/>
              </w:rPr>
            </w:pPr>
            <w:r w:rsidRPr="00A5017A">
              <w:rPr>
                <w:rFonts w:ascii="Times New Roman" w:hAnsi="Times New Roman"/>
                <w:sz w:val="25"/>
                <w:szCs w:val="25"/>
              </w:rPr>
              <w:t>VLAN tagging (802.1Q)</w:t>
            </w:r>
          </w:p>
        </w:tc>
        <w:tc>
          <w:tcPr>
            <w:tcW w:w="3402" w:type="dxa"/>
            <w:shd w:val="clear" w:color="auto" w:fill="DEE9F5"/>
          </w:tcPr>
          <w:p w14:paraId="6A19475D" w14:textId="77777777" w:rsidR="001A1042" w:rsidRPr="00A5017A" w:rsidRDefault="00DD320D">
            <w:pPr>
              <w:rPr>
                <w:rFonts w:ascii="Times New Roman" w:hAnsi="Times New Roman"/>
                <w:sz w:val="25"/>
                <w:szCs w:val="25"/>
              </w:rPr>
            </w:pPr>
            <w:r w:rsidRPr="00A5017A">
              <w:rPr>
                <w:rFonts w:ascii="Times New Roman" w:hAnsi="Times New Roman"/>
                <w:sz w:val="25"/>
                <w:szCs w:val="25"/>
              </w:rPr>
              <w:t>Tạo VLAN interface, ping qua switch VLAN</w:t>
            </w:r>
          </w:p>
        </w:tc>
        <w:tc>
          <w:tcPr>
            <w:tcW w:w="2835" w:type="dxa"/>
            <w:shd w:val="clear" w:color="auto" w:fill="DEE9F5"/>
          </w:tcPr>
          <w:p w14:paraId="66D3A242" w14:textId="77777777" w:rsidR="001A1042" w:rsidRPr="00A5017A" w:rsidRDefault="00DD320D">
            <w:pPr>
              <w:rPr>
                <w:rFonts w:ascii="Times New Roman" w:hAnsi="Times New Roman"/>
                <w:sz w:val="25"/>
                <w:szCs w:val="25"/>
              </w:rPr>
            </w:pPr>
            <w:r w:rsidRPr="00A5017A">
              <w:rPr>
                <w:rFonts w:ascii="Times New Roman" w:hAnsi="Times New Roman"/>
                <w:sz w:val="25"/>
                <w:szCs w:val="25"/>
              </w:rPr>
              <w:t>Packet có đúng VLAN tag; không drop</w:t>
            </w:r>
          </w:p>
        </w:tc>
      </w:tr>
      <w:tr w:rsidR="001A1042" w:rsidRPr="00A5017A" w14:paraId="572207DA" w14:textId="77777777">
        <w:tc>
          <w:tcPr>
            <w:tcW w:w="1417" w:type="dxa"/>
          </w:tcPr>
          <w:p w14:paraId="301DA69A" w14:textId="77777777" w:rsidR="001A1042" w:rsidRPr="00A5017A" w:rsidRDefault="00DD320D">
            <w:pPr>
              <w:rPr>
                <w:rFonts w:ascii="Times New Roman" w:hAnsi="Times New Roman"/>
                <w:sz w:val="25"/>
                <w:szCs w:val="25"/>
              </w:rPr>
            </w:pPr>
            <w:r w:rsidRPr="00A5017A">
              <w:rPr>
                <w:rFonts w:ascii="Times New Roman" w:hAnsi="Times New Roman"/>
                <w:sz w:val="25"/>
                <w:szCs w:val="25"/>
              </w:rPr>
              <w:t>T2-ETH-09</w:t>
            </w:r>
          </w:p>
        </w:tc>
        <w:tc>
          <w:tcPr>
            <w:tcW w:w="2268" w:type="dxa"/>
          </w:tcPr>
          <w:p w14:paraId="7C8D27A0" w14:textId="77777777" w:rsidR="001A1042" w:rsidRPr="00A5017A" w:rsidRDefault="00DD320D">
            <w:pPr>
              <w:rPr>
                <w:rFonts w:ascii="Times New Roman" w:hAnsi="Times New Roman"/>
                <w:sz w:val="25"/>
                <w:szCs w:val="25"/>
              </w:rPr>
            </w:pPr>
            <w:r w:rsidRPr="00A5017A">
              <w:rPr>
                <w:rFonts w:ascii="Times New Roman" w:hAnsi="Times New Roman"/>
                <w:sz w:val="25"/>
                <w:szCs w:val="25"/>
              </w:rPr>
              <w:t>Độ ổn định 24h</w:t>
            </w:r>
          </w:p>
        </w:tc>
        <w:tc>
          <w:tcPr>
            <w:tcW w:w="3402" w:type="dxa"/>
          </w:tcPr>
          <w:p w14:paraId="4E36227B" w14:textId="77777777" w:rsidR="001A1042" w:rsidRPr="00A5017A" w:rsidRDefault="00DD320D">
            <w:pPr>
              <w:rPr>
                <w:rFonts w:ascii="Times New Roman" w:hAnsi="Times New Roman"/>
                <w:sz w:val="25"/>
                <w:szCs w:val="25"/>
              </w:rPr>
            </w:pPr>
            <w:r w:rsidRPr="00A5017A">
              <w:rPr>
                <w:rFonts w:ascii="Times New Roman" w:hAnsi="Times New Roman"/>
                <w:sz w:val="25"/>
                <w:szCs w:val="25"/>
              </w:rPr>
              <w:t>Chạy iperf3 liên tục 24 giờ</w:t>
            </w:r>
          </w:p>
        </w:tc>
        <w:tc>
          <w:tcPr>
            <w:tcW w:w="2835" w:type="dxa"/>
          </w:tcPr>
          <w:p w14:paraId="0DD59E2E" w14:textId="77777777" w:rsidR="001A1042" w:rsidRPr="00A5017A" w:rsidRDefault="00DD320D">
            <w:pPr>
              <w:rPr>
                <w:rFonts w:ascii="Times New Roman" w:hAnsi="Times New Roman"/>
                <w:sz w:val="25"/>
                <w:szCs w:val="25"/>
              </w:rPr>
            </w:pPr>
            <w:r w:rsidRPr="00A5017A">
              <w:rPr>
                <w:rFonts w:ascii="Times New Roman" w:hAnsi="Times New Roman"/>
                <w:sz w:val="25"/>
                <w:szCs w:val="25"/>
              </w:rPr>
              <w:t>Không link drop; throughput không suy giảm &gt; 5%; không kernel error</w:t>
            </w:r>
          </w:p>
        </w:tc>
      </w:tr>
    </w:tbl>
    <w:p w14:paraId="4F94186D" w14:textId="77777777" w:rsidR="001A1042" w:rsidRPr="00A5017A" w:rsidRDefault="001A1042">
      <w:pPr>
        <w:rPr>
          <w:rFonts w:ascii="Times New Roman" w:hAnsi="Times New Roman"/>
          <w:sz w:val="25"/>
          <w:szCs w:val="25"/>
        </w:rPr>
      </w:pPr>
    </w:p>
    <w:p w14:paraId="7F79EC74" w14:textId="77777777" w:rsidR="001A1042" w:rsidRPr="00A5017A" w:rsidRDefault="00DD320D">
      <w:pPr>
        <w:pStyle w:val="Heading2"/>
        <w:rPr>
          <w:rFonts w:ascii="Times New Roman" w:hAnsi="Times New Roman" w:cs="Times New Roman"/>
          <w:sz w:val="25"/>
          <w:szCs w:val="25"/>
        </w:rPr>
      </w:pPr>
      <w:r w:rsidRPr="00A5017A">
        <w:rPr>
          <w:rFonts w:ascii="Times New Roman" w:hAnsi="Times New Roman" w:cs="Times New Roman"/>
          <w:b/>
          <w:sz w:val="25"/>
          <w:szCs w:val="25"/>
        </w:rPr>
        <w:t>3. GIAI ĐOẠN T3 – TÍNH NĂNG V3</w:t>
      </w:r>
    </w:p>
    <w:p w14:paraId="03711CB3" w14:textId="77777777" w:rsidR="001A1042" w:rsidRPr="00A5017A" w:rsidRDefault="00DD320D">
      <w:pPr>
        <w:pStyle w:val="Heading3"/>
        <w:rPr>
          <w:rFonts w:ascii="Times New Roman" w:hAnsi="Times New Roman" w:cs="Times New Roman"/>
          <w:sz w:val="25"/>
          <w:szCs w:val="25"/>
        </w:rPr>
      </w:pPr>
      <w:r w:rsidRPr="00A5017A">
        <w:rPr>
          <w:rFonts w:ascii="Times New Roman" w:hAnsi="Times New Roman" w:cs="Times New Roman"/>
          <w:b/>
          <w:sz w:val="25"/>
          <w:szCs w:val="25"/>
        </w:rPr>
        <w:t>3.1 SR-IOV</w:t>
      </w:r>
    </w:p>
    <w:tbl>
      <w:tblPr>
        <w:tblStyle w:val="TableGrid"/>
        <w:tblW w:w="0" w:type="auto"/>
        <w:tblLook w:val="04A0" w:firstRow="1" w:lastRow="0" w:firstColumn="1" w:lastColumn="0" w:noHBand="0" w:noVBand="1"/>
      </w:tblPr>
      <w:tblGrid>
        <w:gridCol w:w="1383"/>
        <w:gridCol w:w="2189"/>
        <w:gridCol w:w="3308"/>
        <w:gridCol w:w="2696"/>
      </w:tblGrid>
      <w:tr w:rsidR="001A1042" w:rsidRPr="00A5017A" w14:paraId="6507A3C5" w14:textId="77777777">
        <w:tc>
          <w:tcPr>
            <w:tcW w:w="1417" w:type="dxa"/>
            <w:shd w:val="clear" w:color="auto" w:fill="1F4E79"/>
          </w:tcPr>
          <w:p w14:paraId="2566AA90"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268" w:type="dxa"/>
            <w:shd w:val="clear" w:color="auto" w:fill="1F4E79"/>
          </w:tcPr>
          <w:p w14:paraId="6EAA1E3E"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Tên bài test</w:t>
            </w:r>
          </w:p>
        </w:tc>
        <w:tc>
          <w:tcPr>
            <w:tcW w:w="3402" w:type="dxa"/>
            <w:shd w:val="clear" w:color="auto" w:fill="1F4E79"/>
          </w:tcPr>
          <w:p w14:paraId="0F5718C1"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Phương pháp thực hiện</w:t>
            </w:r>
          </w:p>
        </w:tc>
        <w:tc>
          <w:tcPr>
            <w:tcW w:w="2835" w:type="dxa"/>
            <w:shd w:val="clear" w:color="auto" w:fill="1F4E79"/>
          </w:tcPr>
          <w:p w14:paraId="1B5D4AB4"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529D2B93" w14:textId="77777777">
        <w:tc>
          <w:tcPr>
            <w:tcW w:w="1417" w:type="dxa"/>
          </w:tcPr>
          <w:p w14:paraId="7122A83C" w14:textId="77777777" w:rsidR="001A1042" w:rsidRPr="00A5017A" w:rsidRDefault="00DD320D">
            <w:pPr>
              <w:rPr>
                <w:rFonts w:ascii="Times New Roman" w:hAnsi="Times New Roman"/>
                <w:sz w:val="25"/>
                <w:szCs w:val="25"/>
              </w:rPr>
            </w:pPr>
            <w:r w:rsidRPr="00A5017A">
              <w:rPr>
                <w:rFonts w:ascii="Times New Roman" w:hAnsi="Times New Roman"/>
                <w:sz w:val="25"/>
                <w:szCs w:val="25"/>
              </w:rPr>
              <w:t>T3-SRIOV-01</w:t>
            </w:r>
          </w:p>
        </w:tc>
        <w:tc>
          <w:tcPr>
            <w:tcW w:w="2268" w:type="dxa"/>
          </w:tcPr>
          <w:p w14:paraId="599D06AC" w14:textId="77777777" w:rsidR="001A1042" w:rsidRPr="00A5017A" w:rsidRDefault="00DD320D">
            <w:pPr>
              <w:rPr>
                <w:rFonts w:ascii="Times New Roman" w:hAnsi="Times New Roman"/>
                <w:sz w:val="25"/>
                <w:szCs w:val="25"/>
              </w:rPr>
            </w:pPr>
            <w:r w:rsidRPr="00A5017A">
              <w:rPr>
                <w:rFonts w:ascii="Times New Roman" w:hAnsi="Times New Roman"/>
                <w:sz w:val="25"/>
                <w:szCs w:val="25"/>
              </w:rPr>
              <w:t>Tạo Virtual Function (VF)</w:t>
            </w:r>
          </w:p>
        </w:tc>
        <w:tc>
          <w:tcPr>
            <w:tcW w:w="3402" w:type="dxa"/>
          </w:tcPr>
          <w:p w14:paraId="7815DE81" w14:textId="77777777" w:rsidR="001A1042" w:rsidRPr="00A5017A" w:rsidRDefault="00DD320D">
            <w:pPr>
              <w:rPr>
                <w:rFonts w:ascii="Times New Roman" w:hAnsi="Times New Roman"/>
                <w:sz w:val="25"/>
                <w:szCs w:val="25"/>
              </w:rPr>
            </w:pPr>
            <w:r w:rsidRPr="00A5017A">
              <w:rPr>
                <w:rFonts w:ascii="Times New Roman" w:hAnsi="Times New Roman"/>
                <w:sz w:val="25"/>
                <w:szCs w:val="25"/>
              </w:rPr>
              <w:t>echo 4 &gt; /sys/…/sriov_numvfs</w:t>
            </w:r>
          </w:p>
        </w:tc>
        <w:tc>
          <w:tcPr>
            <w:tcW w:w="2835" w:type="dxa"/>
          </w:tcPr>
          <w:p w14:paraId="7A05FBE3" w14:textId="77777777" w:rsidR="001A1042" w:rsidRPr="00A5017A" w:rsidRDefault="00DD320D">
            <w:pPr>
              <w:rPr>
                <w:rFonts w:ascii="Times New Roman" w:hAnsi="Times New Roman"/>
                <w:sz w:val="25"/>
                <w:szCs w:val="25"/>
              </w:rPr>
            </w:pPr>
            <w:r w:rsidRPr="00A5017A">
              <w:rPr>
                <w:rFonts w:ascii="Times New Roman" w:hAnsi="Times New Roman"/>
                <w:sz w:val="25"/>
                <w:szCs w:val="25"/>
              </w:rPr>
              <w:t>4 VF xuất hiện trong lspci; không lỗi dmesg</w:t>
            </w:r>
          </w:p>
        </w:tc>
      </w:tr>
      <w:tr w:rsidR="001A1042" w:rsidRPr="00A5017A" w14:paraId="2C19CF92" w14:textId="77777777">
        <w:tc>
          <w:tcPr>
            <w:tcW w:w="1417" w:type="dxa"/>
            <w:shd w:val="clear" w:color="auto" w:fill="DEE9F5"/>
          </w:tcPr>
          <w:p w14:paraId="729D86D5" w14:textId="77777777" w:rsidR="001A1042" w:rsidRPr="00A5017A" w:rsidRDefault="00DD320D">
            <w:pPr>
              <w:rPr>
                <w:rFonts w:ascii="Times New Roman" w:hAnsi="Times New Roman"/>
                <w:sz w:val="25"/>
                <w:szCs w:val="25"/>
              </w:rPr>
            </w:pPr>
            <w:r w:rsidRPr="00A5017A">
              <w:rPr>
                <w:rFonts w:ascii="Times New Roman" w:hAnsi="Times New Roman"/>
                <w:sz w:val="25"/>
                <w:szCs w:val="25"/>
              </w:rPr>
              <w:t>T3-SRIOV-02</w:t>
            </w:r>
          </w:p>
        </w:tc>
        <w:tc>
          <w:tcPr>
            <w:tcW w:w="2268" w:type="dxa"/>
            <w:shd w:val="clear" w:color="auto" w:fill="DEE9F5"/>
          </w:tcPr>
          <w:p w14:paraId="204A90D1" w14:textId="77777777" w:rsidR="001A1042" w:rsidRPr="00A5017A" w:rsidRDefault="00DD320D">
            <w:pPr>
              <w:rPr>
                <w:rFonts w:ascii="Times New Roman" w:hAnsi="Times New Roman"/>
                <w:sz w:val="25"/>
                <w:szCs w:val="25"/>
              </w:rPr>
            </w:pPr>
            <w:r w:rsidRPr="00A5017A">
              <w:rPr>
                <w:rFonts w:ascii="Times New Roman" w:hAnsi="Times New Roman"/>
                <w:sz w:val="25"/>
                <w:szCs w:val="25"/>
              </w:rPr>
              <w:t>Gán VF cho VM</w:t>
            </w:r>
          </w:p>
        </w:tc>
        <w:tc>
          <w:tcPr>
            <w:tcW w:w="3402" w:type="dxa"/>
            <w:shd w:val="clear" w:color="auto" w:fill="DEE9F5"/>
          </w:tcPr>
          <w:p w14:paraId="67A26A14" w14:textId="77777777" w:rsidR="001A1042" w:rsidRPr="00A5017A" w:rsidRDefault="00DD320D">
            <w:pPr>
              <w:rPr>
                <w:rFonts w:ascii="Times New Roman" w:hAnsi="Times New Roman"/>
                <w:sz w:val="25"/>
                <w:szCs w:val="25"/>
              </w:rPr>
            </w:pPr>
            <w:r w:rsidRPr="00A5017A">
              <w:rPr>
                <w:rFonts w:ascii="Times New Roman" w:hAnsi="Times New Roman"/>
                <w:sz w:val="25"/>
                <w:szCs w:val="25"/>
              </w:rPr>
              <w:t>KVM/Proxmox pass-through VF vào VM</w:t>
            </w:r>
          </w:p>
        </w:tc>
        <w:tc>
          <w:tcPr>
            <w:tcW w:w="2835" w:type="dxa"/>
            <w:shd w:val="clear" w:color="auto" w:fill="DEE9F5"/>
          </w:tcPr>
          <w:p w14:paraId="5CCC7E65" w14:textId="77777777" w:rsidR="001A1042" w:rsidRPr="00A5017A" w:rsidRDefault="00DD320D">
            <w:pPr>
              <w:rPr>
                <w:rFonts w:ascii="Times New Roman" w:hAnsi="Times New Roman"/>
                <w:sz w:val="25"/>
                <w:szCs w:val="25"/>
              </w:rPr>
            </w:pPr>
            <w:r w:rsidRPr="00A5017A">
              <w:rPr>
                <w:rFonts w:ascii="Times New Roman" w:hAnsi="Times New Roman"/>
                <w:sz w:val="25"/>
                <w:szCs w:val="25"/>
              </w:rPr>
              <w:t>VM nhận network interface; ping được qua VF</w:t>
            </w:r>
          </w:p>
        </w:tc>
      </w:tr>
      <w:tr w:rsidR="001A1042" w:rsidRPr="00A5017A" w14:paraId="0048D087" w14:textId="77777777">
        <w:tc>
          <w:tcPr>
            <w:tcW w:w="1417" w:type="dxa"/>
          </w:tcPr>
          <w:p w14:paraId="753CD693" w14:textId="77777777" w:rsidR="001A1042" w:rsidRPr="00A5017A" w:rsidRDefault="00DD320D">
            <w:pPr>
              <w:rPr>
                <w:rFonts w:ascii="Times New Roman" w:hAnsi="Times New Roman"/>
                <w:sz w:val="25"/>
                <w:szCs w:val="25"/>
              </w:rPr>
            </w:pPr>
            <w:r w:rsidRPr="00A5017A">
              <w:rPr>
                <w:rFonts w:ascii="Times New Roman" w:hAnsi="Times New Roman"/>
                <w:sz w:val="25"/>
                <w:szCs w:val="25"/>
              </w:rPr>
              <w:t>T3-SRIOV-03</w:t>
            </w:r>
          </w:p>
        </w:tc>
        <w:tc>
          <w:tcPr>
            <w:tcW w:w="2268" w:type="dxa"/>
          </w:tcPr>
          <w:p w14:paraId="3A00AAA2" w14:textId="77777777" w:rsidR="001A1042" w:rsidRPr="00A5017A" w:rsidRDefault="00DD320D">
            <w:pPr>
              <w:rPr>
                <w:rFonts w:ascii="Times New Roman" w:hAnsi="Times New Roman"/>
                <w:sz w:val="25"/>
                <w:szCs w:val="25"/>
              </w:rPr>
            </w:pPr>
            <w:r w:rsidRPr="00A5017A">
              <w:rPr>
                <w:rFonts w:ascii="Times New Roman" w:hAnsi="Times New Roman"/>
                <w:sz w:val="25"/>
                <w:szCs w:val="25"/>
              </w:rPr>
              <w:t>Cô lập traffic VF</w:t>
            </w:r>
          </w:p>
        </w:tc>
        <w:tc>
          <w:tcPr>
            <w:tcW w:w="3402" w:type="dxa"/>
          </w:tcPr>
          <w:p w14:paraId="469ECB9D" w14:textId="77777777" w:rsidR="001A1042" w:rsidRPr="00A5017A" w:rsidRDefault="00DD320D">
            <w:pPr>
              <w:rPr>
                <w:rFonts w:ascii="Times New Roman" w:hAnsi="Times New Roman"/>
                <w:sz w:val="25"/>
                <w:szCs w:val="25"/>
              </w:rPr>
            </w:pPr>
            <w:r w:rsidRPr="00A5017A">
              <w:rPr>
                <w:rFonts w:ascii="Times New Roman" w:hAnsi="Times New Roman"/>
                <w:sz w:val="25"/>
                <w:szCs w:val="25"/>
              </w:rPr>
              <w:t>Bắt gói trên VM1, chạy traffic VM2 cùng PF</w:t>
            </w:r>
          </w:p>
        </w:tc>
        <w:tc>
          <w:tcPr>
            <w:tcW w:w="2835" w:type="dxa"/>
          </w:tcPr>
          <w:p w14:paraId="54F619CE" w14:textId="77777777" w:rsidR="001A1042" w:rsidRPr="00A5017A" w:rsidRDefault="00DD320D">
            <w:pPr>
              <w:rPr>
                <w:rFonts w:ascii="Times New Roman" w:hAnsi="Times New Roman"/>
                <w:sz w:val="25"/>
                <w:szCs w:val="25"/>
              </w:rPr>
            </w:pPr>
            <w:r w:rsidRPr="00A5017A">
              <w:rPr>
                <w:rFonts w:ascii="Times New Roman" w:hAnsi="Times New Roman"/>
                <w:sz w:val="25"/>
                <w:szCs w:val="25"/>
              </w:rPr>
              <w:t>Không traffic leak giữa các VF</w:t>
            </w:r>
          </w:p>
        </w:tc>
      </w:tr>
      <w:tr w:rsidR="001A1042" w:rsidRPr="00A5017A" w14:paraId="2FB3A6BE" w14:textId="77777777">
        <w:tc>
          <w:tcPr>
            <w:tcW w:w="1417" w:type="dxa"/>
            <w:shd w:val="clear" w:color="auto" w:fill="DEE9F5"/>
          </w:tcPr>
          <w:p w14:paraId="0474729C" w14:textId="77777777" w:rsidR="001A1042" w:rsidRPr="00A5017A" w:rsidRDefault="00DD320D">
            <w:pPr>
              <w:rPr>
                <w:rFonts w:ascii="Times New Roman" w:hAnsi="Times New Roman"/>
                <w:sz w:val="25"/>
                <w:szCs w:val="25"/>
              </w:rPr>
            </w:pPr>
            <w:r w:rsidRPr="00A5017A">
              <w:rPr>
                <w:rFonts w:ascii="Times New Roman" w:hAnsi="Times New Roman"/>
                <w:sz w:val="25"/>
                <w:szCs w:val="25"/>
              </w:rPr>
              <w:t>T3-SRIOV-04</w:t>
            </w:r>
          </w:p>
        </w:tc>
        <w:tc>
          <w:tcPr>
            <w:tcW w:w="2268" w:type="dxa"/>
            <w:shd w:val="clear" w:color="auto" w:fill="DEE9F5"/>
          </w:tcPr>
          <w:p w14:paraId="025D7A8E"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qua VF</w:t>
            </w:r>
          </w:p>
        </w:tc>
        <w:tc>
          <w:tcPr>
            <w:tcW w:w="3402" w:type="dxa"/>
            <w:shd w:val="clear" w:color="auto" w:fill="DEE9F5"/>
          </w:tcPr>
          <w:p w14:paraId="57335E0E" w14:textId="77777777" w:rsidR="001A1042" w:rsidRPr="00A5017A" w:rsidRDefault="00DD320D">
            <w:pPr>
              <w:rPr>
                <w:rFonts w:ascii="Times New Roman" w:hAnsi="Times New Roman"/>
                <w:sz w:val="25"/>
                <w:szCs w:val="25"/>
              </w:rPr>
            </w:pPr>
            <w:r w:rsidRPr="00A5017A">
              <w:rPr>
                <w:rFonts w:ascii="Times New Roman" w:hAnsi="Times New Roman"/>
                <w:sz w:val="25"/>
                <w:szCs w:val="25"/>
              </w:rPr>
              <w:t>iperf3 trong VM qua VF</w:t>
            </w:r>
          </w:p>
        </w:tc>
        <w:tc>
          <w:tcPr>
            <w:tcW w:w="2835" w:type="dxa"/>
            <w:shd w:val="clear" w:color="auto" w:fill="DEE9F5"/>
          </w:tcPr>
          <w:p w14:paraId="68AC2927" w14:textId="77777777" w:rsidR="001A1042" w:rsidRPr="00A5017A" w:rsidRDefault="00DD320D">
            <w:pPr>
              <w:rPr>
                <w:rFonts w:ascii="Times New Roman" w:hAnsi="Times New Roman"/>
                <w:sz w:val="25"/>
                <w:szCs w:val="25"/>
              </w:rPr>
            </w:pPr>
            <w:r w:rsidRPr="00A5017A">
              <w:rPr>
                <w:rFonts w:ascii="Times New Roman" w:hAnsi="Times New Roman"/>
                <w:sz w:val="25"/>
                <w:szCs w:val="25"/>
              </w:rPr>
              <w:t>≥ 9 Gbps/VF (10G); ≥ 22 Gbps/VF (25G)</w:t>
            </w:r>
          </w:p>
        </w:tc>
      </w:tr>
      <w:tr w:rsidR="001A1042" w:rsidRPr="00A5017A" w14:paraId="72C31C35" w14:textId="77777777">
        <w:tc>
          <w:tcPr>
            <w:tcW w:w="1417" w:type="dxa"/>
          </w:tcPr>
          <w:p w14:paraId="1A109E3E" w14:textId="77777777" w:rsidR="001A1042" w:rsidRPr="00A5017A" w:rsidRDefault="00DD320D">
            <w:pPr>
              <w:rPr>
                <w:rFonts w:ascii="Times New Roman" w:hAnsi="Times New Roman"/>
                <w:sz w:val="25"/>
                <w:szCs w:val="25"/>
              </w:rPr>
            </w:pPr>
            <w:r w:rsidRPr="00A5017A">
              <w:rPr>
                <w:rFonts w:ascii="Times New Roman" w:hAnsi="Times New Roman"/>
                <w:sz w:val="25"/>
                <w:szCs w:val="25"/>
              </w:rPr>
              <w:t>T3-SRIOV-05</w:t>
            </w:r>
          </w:p>
        </w:tc>
        <w:tc>
          <w:tcPr>
            <w:tcW w:w="2268" w:type="dxa"/>
          </w:tcPr>
          <w:p w14:paraId="0A93747D" w14:textId="77777777" w:rsidR="001A1042" w:rsidRPr="00A5017A" w:rsidRDefault="00DD320D">
            <w:pPr>
              <w:rPr>
                <w:rFonts w:ascii="Times New Roman" w:hAnsi="Times New Roman"/>
                <w:sz w:val="25"/>
                <w:szCs w:val="25"/>
              </w:rPr>
            </w:pPr>
            <w:r w:rsidRPr="00A5017A">
              <w:rPr>
                <w:rFonts w:ascii="Times New Roman" w:hAnsi="Times New Roman"/>
                <w:sz w:val="25"/>
                <w:szCs w:val="25"/>
              </w:rPr>
              <w:t>Tăng giảm số VF động</w:t>
            </w:r>
          </w:p>
        </w:tc>
        <w:tc>
          <w:tcPr>
            <w:tcW w:w="3402" w:type="dxa"/>
          </w:tcPr>
          <w:p w14:paraId="55E88938" w14:textId="77777777" w:rsidR="001A1042" w:rsidRPr="00A5017A" w:rsidRDefault="00DD320D">
            <w:pPr>
              <w:rPr>
                <w:rFonts w:ascii="Times New Roman" w:hAnsi="Times New Roman"/>
                <w:sz w:val="25"/>
                <w:szCs w:val="25"/>
              </w:rPr>
            </w:pPr>
            <w:r w:rsidRPr="00A5017A">
              <w:rPr>
                <w:rFonts w:ascii="Times New Roman" w:hAnsi="Times New Roman"/>
                <w:sz w:val="25"/>
                <w:szCs w:val="25"/>
              </w:rPr>
              <w:t>Thay đổi 0→4→0→8→0 VF lặp 5 lần</w:t>
            </w:r>
          </w:p>
        </w:tc>
        <w:tc>
          <w:tcPr>
            <w:tcW w:w="2835" w:type="dxa"/>
          </w:tcPr>
          <w:p w14:paraId="54E510D2" w14:textId="77777777" w:rsidR="001A1042" w:rsidRPr="00A5017A" w:rsidRDefault="00DD320D">
            <w:pPr>
              <w:rPr>
                <w:rFonts w:ascii="Times New Roman" w:hAnsi="Times New Roman"/>
                <w:sz w:val="25"/>
                <w:szCs w:val="25"/>
              </w:rPr>
            </w:pPr>
            <w:r w:rsidRPr="00A5017A">
              <w:rPr>
                <w:rFonts w:ascii="Times New Roman" w:hAnsi="Times New Roman"/>
                <w:sz w:val="25"/>
                <w:szCs w:val="25"/>
              </w:rPr>
              <w:t>Ổn định; không lỗi kernel</w:t>
            </w:r>
          </w:p>
        </w:tc>
      </w:tr>
      <w:tr w:rsidR="001A1042" w:rsidRPr="00A5017A" w14:paraId="283E7427" w14:textId="77777777">
        <w:tc>
          <w:tcPr>
            <w:tcW w:w="1417" w:type="dxa"/>
            <w:shd w:val="clear" w:color="auto" w:fill="DEE9F5"/>
          </w:tcPr>
          <w:p w14:paraId="421E07E1" w14:textId="77777777" w:rsidR="001A1042" w:rsidRPr="00A5017A" w:rsidRDefault="00DD320D">
            <w:pPr>
              <w:rPr>
                <w:rFonts w:ascii="Times New Roman" w:hAnsi="Times New Roman"/>
                <w:sz w:val="25"/>
                <w:szCs w:val="25"/>
              </w:rPr>
            </w:pPr>
            <w:r w:rsidRPr="00A5017A">
              <w:rPr>
                <w:rFonts w:ascii="Times New Roman" w:hAnsi="Times New Roman"/>
                <w:sz w:val="25"/>
                <w:szCs w:val="25"/>
              </w:rPr>
              <w:t>T3-SRIOV-06</w:t>
            </w:r>
          </w:p>
        </w:tc>
        <w:tc>
          <w:tcPr>
            <w:tcW w:w="2268" w:type="dxa"/>
            <w:shd w:val="clear" w:color="auto" w:fill="DEE9F5"/>
          </w:tcPr>
          <w:p w14:paraId="15210880" w14:textId="77777777" w:rsidR="001A1042" w:rsidRPr="00A5017A" w:rsidRDefault="00DD320D">
            <w:pPr>
              <w:rPr>
                <w:rFonts w:ascii="Times New Roman" w:hAnsi="Times New Roman"/>
                <w:sz w:val="25"/>
                <w:szCs w:val="25"/>
              </w:rPr>
            </w:pPr>
            <w:r w:rsidRPr="00A5017A">
              <w:rPr>
                <w:rFonts w:ascii="Times New Roman" w:hAnsi="Times New Roman"/>
                <w:sz w:val="25"/>
                <w:szCs w:val="25"/>
              </w:rPr>
              <w:t>Nhiều VM đồng thời</w:t>
            </w:r>
          </w:p>
        </w:tc>
        <w:tc>
          <w:tcPr>
            <w:tcW w:w="3402" w:type="dxa"/>
            <w:shd w:val="clear" w:color="auto" w:fill="DEE9F5"/>
          </w:tcPr>
          <w:p w14:paraId="2F4FCE19" w14:textId="77777777" w:rsidR="001A1042" w:rsidRPr="00A5017A" w:rsidRDefault="00DD320D">
            <w:pPr>
              <w:rPr>
                <w:rFonts w:ascii="Times New Roman" w:hAnsi="Times New Roman"/>
                <w:sz w:val="25"/>
                <w:szCs w:val="25"/>
              </w:rPr>
            </w:pPr>
            <w:r w:rsidRPr="00A5017A">
              <w:rPr>
                <w:rFonts w:ascii="Times New Roman" w:hAnsi="Times New Roman"/>
                <w:sz w:val="25"/>
                <w:szCs w:val="25"/>
              </w:rPr>
              <w:t>4 VM chạy iperf3 song song</w:t>
            </w:r>
          </w:p>
        </w:tc>
        <w:tc>
          <w:tcPr>
            <w:tcW w:w="2835" w:type="dxa"/>
            <w:shd w:val="clear" w:color="auto" w:fill="DEE9F5"/>
          </w:tcPr>
          <w:p w14:paraId="23A26662" w14:textId="77777777" w:rsidR="001A1042" w:rsidRPr="00A5017A" w:rsidRDefault="00DD320D">
            <w:pPr>
              <w:rPr>
                <w:rFonts w:ascii="Times New Roman" w:hAnsi="Times New Roman"/>
                <w:sz w:val="25"/>
                <w:szCs w:val="25"/>
              </w:rPr>
            </w:pPr>
            <w:r w:rsidRPr="00A5017A">
              <w:rPr>
                <w:rFonts w:ascii="Times New Roman" w:hAnsi="Times New Roman"/>
                <w:sz w:val="25"/>
                <w:szCs w:val="25"/>
              </w:rPr>
              <w:t>Tổng throughput ≥ 80% line rate</w:t>
            </w:r>
          </w:p>
        </w:tc>
      </w:tr>
    </w:tbl>
    <w:p w14:paraId="7EFAB8A2" w14:textId="77777777" w:rsidR="001A1042" w:rsidRPr="00A5017A" w:rsidRDefault="001A1042">
      <w:pPr>
        <w:rPr>
          <w:rFonts w:ascii="Times New Roman" w:hAnsi="Times New Roman"/>
          <w:sz w:val="25"/>
          <w:szCs w:val="25"/>
        </w:rPr>
      </w:pPr>
    </w:p>
    <w:p w14:paraId="738A0F17" w14:textId="77777777" w:rsidR="001A1042" w:rsidRPr="00A5017A" w:rsidRDefault="00DD320D">
      <w:pPr>
        <w:pStyle w:val="Heading3"/>
        <w:rPr>
          <w:rFonts w:ascii="Times New Roman" w:hAnsi="Times New Roman" w:cs="Times New Roman"/>
          <w:sz w:val="25"/>
          <w:szCs w:val="25"/>
        </w:rPr>
      </w:pPr>
      <w:r w:rsidRPr="00A5017A">
        <w:rPr>
          <w:rFonts w:ascii="Times New Roman" w:hAnsi="Times New Roman" w:cs="Times New Roman"/>
          <w:b/>
          <w:sz w:val="25"/>
          <w:szCs w:val="25"/>
        </w:rPr>
        <w:t>3.2 OVS Hardware Offload (Match-Action Flow Table)</w:t>
      </w:r>
    </w:p>
    <w:tbl>
      <w:tblPr>
        <w:tblStyle w:val="TableGrid"/>
        <w:tblW w:w="0" w:type="auto"/>
        <w:tblLook w:val="04A0" w:firstRow="1" w:lastRow="0" w:firstColumn="1" w:lastColumn="0" w:noHBand="0" w:noVBand="1"/>
      </w:tblPr>
      <w:tblGrid>
        <w:gridCol w:w="1339"/>
        <w:gridCol w:w="2415"/>
        <w:gridCol w:w="3168"/>
        <w:gridCol w:w="2654"/>
      </w:tblGrid>
      <w:tr w:rsidR="001A1042" w:rsidRPr="00A5017A" w14:paraId="400550D6" w14:textId="77777777">
        <w:tc>
          <w:tcPr>
            <w:tcW w:w="1417" w:type="dxa"/>
            <w:shd w:val="clear" w:color="auto" w:fill="1F4E79"/>
          </w:tcPr>
          <w:p w14:paraId="1271E975"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551" w:type="dxa"/>
            <w:shd w:val="clear" w:color="auto" w:fill="1F4E79"/>
          </w:tcPr>
          <w:p w14:paraId="3715E9F9"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Tên bài test</w:t>
            </w:r>
          </w:p>
        </w:tc>
        <w:tc>
          <w:tcPr>
            <w:tcW w:w="3402" w:type="dxa"/>
            <w:shd w:val="clear" w:color="auto" w:fill="1F4E79"/>
          </w:tcPr>
          <w:p w14:paraId="5EBDBF56"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Phương pháp thực hiện</w:t>
            </w:r>
          </w:p>
        </w:tc>
        <w:tc>
          <w:tcPr>
            <w:tcW w:w="2835" w:type="dxa"/>
            <w:shd w:val="clear" w:color="auto" w:fill="1F4E79"/>
          </w:tcPr>
          <w:p w14:paraId="306223D4"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106FC206" w14:textId="77777777">
        <w:tc>
          <w:tcPr>
            <w:tcW w:w="1417" w:type="dxa"/>
          </w:tcPr>
          <w:p w14:paraId="26FAECE6"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T3-OVS-01</w:t>
            </w:r>
          </w:p>
        </w:tc>
        <w:tc>
          <w:tcPr>
            <w:tcW w:w="2551" w:type="dxa"/>
          </w:tcPr>
          <w:p w14:paraId="035EEE27" w14:textId="77777777" w:rsidR="001A1042" w:rsidRPr="00A5017A" w:rsidRDefault="00DD320D">
            <w:pPr>
              <w:rPr>
                <w:rFonts w:ascii="Times New Roman" w:hAnsi="Times New Roman"/>
                <w:sz w:val="25"/>
                <w:szCs w:val="25"/>
              </w:rPr>
            </w:pPr>
            <w:r w:rsidRPr="00A5017A">
              <w:rPr>
                <w:rFonts w:ascii="Times New Roman" w:hAnsi="Times New Roman"/>
                <w:sz w:val="25"/>
                <w:szCs w:val="25"/>
              </w:rPr>
              <w:t>Khởi động OVS hardware offload</w:t>
            </w:r>
          </w:p>
        </w:tc>
        <w:tc>
          <w:tcPr>
            <w:tcW w:w="3402" w:type="dxa"/>
          </w:tcPr>
          <w:p w14:paraId="6BE3034A" w14:textId="77777777" w:rsidR="001A1042" w:rsidRPr="00A5017A" w:rsidRDefault="00DD320D">
            <w:pPr>
              <w:rPr>
                <w:rFonts w:ascii="Times New Roman" w:hAnsi="Times New Roman"/>
                <w:sz w:val="25"/>
                <w:szCs w:val="25"/>
              </w:rPr>
            </w:pPr>
            <w:r w:rsidRPr="00A5017A">
              <w:rPr>
                <w:rFonts w:ascii="Times New Roman" w:hAnsi="Times New Roman"/>
                <w:sz w:val="25"/>
                <w:szCs w:val="25"/>
              </w:rPr>
              <w:t>ovs-vsctl set hw-offload=true; kiểm tra ovs-dpctl show</w:t>
            </w:r>
          </w:p>
        </w:tc>
        <w:tc>
          <w:tcPr>
            <w:tcW w:w="2835" w:type="dxa"/>
          </w:tcPr>
          <w:p w14:paraId="7F0225C4" w14:textId="77777777" w:rsidR="001A1042" w:rsidRPr="00A5017A" w:rsidRDefault="00DD320D">
            <w:pPr>
              <w:rPr>
                <w:rFonts w:ascii="Times New Roman" w:hAnsi="Times New Roman"/>
                <w:sz w:val="25"/>
                <w:szCs w:val="25"/>
              </w:rPr>
            </w:pPr>
            <w:r w:rsidRPr="00A5017A">
              <w:rPr>
                <w:rFonts w:ascii="Times New Roman" w:hAnsi="Times New Roman"/>
                <w:sz w:val="25"/>
                <w:szCs w:val="25"/>
              </w:rPr>
              <w:t>OVS khởi động thành công; log không lỗi; offload = enabled</w:t>
            </w:r>
          </w:p>
        </w:tc>
      </w:tr>
      <w:tr w:rsidR="001A1042" w:rsidRPr="00A5017A" w14:paraId="7A8AEE9D" w14:textId="77777777">
        <w:tc>
          <w:tcPr>
            <w:tcW w:w="1417" w:type="dxa"/>
            <w:shd w:val="clear" w:color="auto" w:fill="DEE9F5"/>
          </w:tcPr>
          <w:p w14:paraId="2A73105C"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w:t>
            </w:r>
            <w:r w:rsidRPr="00A5017A">
              <w:rPr>
                <w:rFonts w:ascii="Times New Roman" w:hAnsi="Times New Roman"/>
                <w:sz w:val="25"/>
                <w:szCs w:val="25"/>
              </w:rPr>
              <w:lastRenderedPageBreak/>
              <w:t>02</w:t>
            </w:r>
          </w:p>
        </w:tc>
        <w:tc>
          <w:tcPr>
            <w:tcW w:w="2551" w:type="dxa"/>
            <w:shd w:val="clear" w:color="auto" w:fill="DEE9F5"/>
          </w:tcPr>
          <w:p w14:paraId="1B476B65"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 xml:space="preserve">Flow offload L2 </w:t>
            </w:r>
            <w:r w:rsidRPr="00A5017A">
              <w:rPr>
                <w:rFonts w:ascii="Times New Roman" w:hAnsi="Times New Roman"/>
                <w:sz w:val="25"/>
                <w:szCs w:val="25"/>
              </w:rPr>
              <w:lastRenderedPageBreak/>
              <w:t>(MAC match)</w:t>
            </w:r>
          </w:p>
        </w:tc>
        <w:tc>
          <w:tcPr>
            <w:tcW w:w="3402" w:type="dxa"/>
            <w:shd w:val="clear" w:color="auto" w:fill="DEE9F5"/>
          </w:tcPr>
          <w:p w14:paraId="1DEFD098"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 xml:space="preserve">Thêm flow match src/dst </w:t>
            </w:r>
            <w:r w:rsidRPr="00A5017A">
              <w:rPr>
                <w:rFonts w:ascii="Times New Roman" w:hAnsi="Times New Roman"/>
                <w:sz w:val="25"/>
                <w:szCs w:val="25"/>
              </w:rPr>
              <w:lastRenderedPageBreak/>
              <w:t>MAC; dump-flows kiểm tra</w:t>
            </w:r>
          </w:p>
        </w:tc>
        <w:tc>
          <w:tcPr>
            <w:tcW w:w="2835" w:type="dxa"/>
            <w:shd w:val="clear" w:color="auto" w:fill="DEE9F5"/>
          </w:tcPr>
          <w:p w14:paraId="142214F6"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 xml:space="preserve">Flow xuất hiện trong </w:t>
            </w:r>
            <w:r w:rsidRPr="00A5017A">
              <w:rPr>
                <w:rFonts w:ascii="Times New Roman" w:hAnsi="Times New Roman"/>
                <w:sz w:val="25"/>
                <w:szCs w:val="25"/>
              </w:rPr>
              <w:lastRenderedPageBreak/>
              <w:t>hardware datapath (offloaded: yes)</w:t>
            </w:r>
          </w:p>
        </w:tc>
      </w:tr>
      <w:tr w:rsidR="001A1042" w:rsidRPr="00A5017A" w14:paraId="17042933" w14:textId="77777777">
        <w:tc>
          <w:tcPr>
            <w:tcW w:w="1417" w:type="dxa"/>
          </w:tcPr>
          <w:p w14:paraId="3EF107A7"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T3-OVS-03</w:t>
            </w:r>
          </w:p>
        </w:tc>
        <w:tc>
          <w:tcPr>
            <w:tcW w:w="2551" w:type="dxa"/>
          </w:tcPr>
          <w:p w14:paraId="3FBF6D02" w14:textId="77777777" w:rsidR="001A1042" w:rsidRPr="00A5017A" w:rsidRDefault="00DD320D">
            <w:pPr>
              <w:rPr>
                <w:rFonts w:ascii="Times New Roman" w:hAnsi="Times New Roman"/>
                <w:sz w:val="25"/>
                <w:szCs w:val="25"/>
              </w:rPr>
            </w:pPr>
            <w:r w:rsidRPr="00A5017A">
              <w:rPr>
                <w:rFonts w:ascii="Times New Roman" w:hAnsi="Times New Roman"/>
                <w:sz w:val="25"/>
                <w:szCs w:val="25"/>
              </w:rPr>
              <w:t>Flow offload L3 (IP match)</w:t>
            </w:r>
          </w:p>
        </w:tc>
        <w:tc>
          <w:tcPr>
            <w:tcW w:w="3402" w:type="dxa"/>
          </w:tcPr>
          <w:p w14:paraId="2DC5A950" w14:textId="77777777" w:rsidR="001A1042" w:rsidRPr="00A5017A" w:rsidRDefault="00DD320D">
            <w:pPr>
              <w:rPr>
                <w:rFonts w:ascii="Times New Roman" w:hAnsi="Times New Roman"/>
                <w:sz w:val="25"/>
                <w:szCs w:val="25"/>
              </w:rPr>
            </w:pPr>
            <w:r w:rsidRPr="00A5017A">
              <w:rPr>
                <w:rFonts w:ascii="Times New Roman" w:hAnsi="Times New Roman"/>
                <w:sz w:val="25"/>
                <w:szCs w:val="25"/>
              </w:rPr>
              <w:t>Flow match src IP, dst IP, protocol</w:t>
            </w:r>
          </w:p>
        </w:tc>
        <w:tc>
          <w:tcPr>
            <w:tcW w:w="2835" w:type="dxa"/>
          </w:tcPr>
          <w:p w14:paraId="12FD35C3" w14:textId="77777777" w:rsidR="001A1042" w:rsidRPr="00A5017A" w:rsidRDefault="00DD320D">
            <w:pPr>
              <w:rPr>
                <w:rFonts w:ascii="Times New Roman" w:hAnsi="Times New Roman"/>
                <w:sz w:val="25"/>
                <w:szCs w:val="25"/>
              </w:rPr>
            </w:pPr>
            <w:r w:rsidRPr="00A5017A">
              <w:rPr>
                <w:rFonts w:ascii="Times New Roman" w:hAnsi="Times New Roman"/>
                <w:sz w:val="25"/>
                <w:szCs w:val="25"/>
              </w:rPr>
              <w:t>Offload thành công; packet không qua kernel OVS datapath</w:t>
            </w:r>
          </w:p>
        </w:tc>
      </w:tr>
      <w:tr w:rsidR="001A1042" w:rsidRPr="00A5017A" w14:paraId="0D970524" w14:textId="77777777">
        <w:tc>
          <w:tcPr>
            <w:tcW w:w="1417" w:type="dxa"/>
            <w:shd w:val="clear" w:color="auto" w:fill="DEE9F5"/>
          </w:tcPr>
          <w:p w14:paraId="15AD3537"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T3-OVS-04</w:t>
            </w:r>
          </w:p>
        </w:tc>
        <w:tc>
          <w:tcPr>
            <w:tcW w:w="2551" w:type="dxa"/>
            <w:shd w:val="clear" w:color="auto" w:fill="DEE9F5"/>
          </w:tcPr>
          <w:p w14:paraId="30DF2E7C" w14:textId="77777777" w:rsidR="001A1042" w:rsidRPr="00A5017A" w:rsidRDefault="00DD320D">
            <w:pPr>
              <w:rPr>
                <w:rFonts w:ascii="Times New Roman" w:hAnsi="Times New Roman"/>
                <w:sz w:val="25"/>
                <w:szCs w:val="25"/>
              </w:rPr>
            </w:pPr>
            <w:r w:rsidRPr="00A5017A">
              <w:rPr>
                <w:rFonts w:ascii="Times New Roman" w:hAnsi="Times New Roman"/>
                <w:sz w:val="25"/>
                <w:szCs w:val="25"/>
              </w:rPr>
              <w:t>Flow offload L4 (TCP/UDP port)</w:t>
            </w:r>
          </w:p>
        </w:tc>
        <w:tc>
          <w:tcPr>
            <w:tcW w:w="3402" w:type="dxa"/>
            <w:shd w:val="clear" w:color="auto" w:fill="DEE9F5"/>
          </w:tcPr>
          <w:p w14:paraId="7D072B07" w14:textId="77777777" w:rsidR="001A1042" w:rsidRPr="00A5017A" w:rsidRDefault="00DD320D">
            <w:pPr>
              <w:rPr>
                <w:rFonts w:ascii="Times New Roman" w:hAnsi="Times New Roman"/>
                <w:sz w:val="25"/>
                <w:szCs w:val="25"/>
              </w:rPr>
            </w:pPr>
            <w:r w:rsidRPr="00A5017A">
              <w:rPr>
                <w:rFonts w:ascii="Times New Roman" w:hAnsi="Times New Roman"/>
                <w:sz w:val="25"/>
                <w:szCs w:val="25"/>
              </w:rPr>
              <w:t>Flow match TCP port 80, 443</w:t>
            </w:r>
          </w:p>
        </w:tc>
        <w:tc>
          <w:tcPr>
            <w:tcW w:w="2835" w:type="dxa"/>
            <w:shd w:val="clear" w:color="auto" w:fill="DEE9F5"/>
          </w:tcPr>
          <w:p w14:paraId="170A9F89" w14:textId="77777777" w:rsidR="001A1042" w:rsidRPr="00A5017A" w:rsidRDefault="00DD320D">
            <w:pPr>
              <w:rPr>
                <w:rFonts w:ascii="Times New Roman" w:hAnsi="Times New Roman"/>
                <w:sz w:val="25"/>
                <w:szCs w:val="25"/>
              </w:rPr>
            </w:pPr>
            <w:r w:rsidRPr="00A5017A">
              <w:rPr>
                <w:rFonts w:ascii="Times New Roman" w:hAnsi="Times New Roman"/>
                <w:sz w:val="25"/>
                <w:szCs w:val="25"/>
              </w:rPr>
              <w:t>Offload thành công; đo bằng ovs-dpctl dump-flows</w:t>
            </w:r>
          </w:p>
        </w:tc>
      </w:tr>
      <w:tr w:rsidR="001A1042" w:rsidRPr="00A5017A" w14:paraId="15B40E9D" w14:textId="77777777">
        <w:tc>
          <w:tcPr>
            <w:tcW w:w="1417" w:type="dxa"/>
          </w:tcPr>
          <w:p w14:paraId="75ACFCA8"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T3-OVS-05</w:t>
            </w:r>
          </w:p>
        </w:tc>
        <w:tc>
          <w:tcPr>
            <w:tcW w:w="2551" w:type="dxa"/>
          </w:tcPr>
          <w:p w14:paraId="0865BD49"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OVS offload vs software</w:t>
            </w:r>
          </w:p>
        </w:tc>
        <w:tc>
          <w:tcPr>
            <w:tcW w:w="3402" w:type="dxa"/>
          </w:tcPr>
          <w:p w14:paraId="421B3D8F" w14:textId="77777777" w:rsidR="001A1042" w:rsidRPr="00A5017A" w:rsidRDefault="00DD320D">
            <w:pPr>
              <w:rPr>
                <w:rFonts w:ascii="Times New Roman" w:hAnsi="Times New Roman"/>
                <w:sz w:val="25"/>
                <w:szCs w:val="25"/>
              </w:rPr>
            </w:pPr>
            <w:r w:rsidRPr="00A5017A">
              <w:rPr>
                <w:rFonts w:ascii="Times New Roman" w:hAnsi="Times New Roman"/>
                <w:sz w:val="25"/>
                <w:szCs w:val="25"/>
              </w:rPr>
              <w:t>So sánh iperf3 có/không có offload</w:t>
            </w:r>
          </w:p>
        </w:tc>
        <w:tc>
          <w:tcPr>
            <w:tcW w:w="2835" w:type="dxa"/>
          </w:tcPr>
          <w:p w14:paraId="2A157EF4"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với offload ≥ 3x so với software OVS (baseline E810)</w:t>
            </w:r>
          </w:p>
        </w:tc>
      </w:tr>
      <w:tr w:rsidR="001A1042" w:rsidRPr="00A5017A" w14:paraId="22D3093E" w14:textId="77777777">
        <w:tc>
          <w:tcPr>
            <w:tcW w:w="1417" w:type="dxa"/>
            <w:shd w:val="clear" w:color="auto" w:fill="DEE9F5"/>
          </w:tcPr>
          <w:p w14:paraId="37A16AD0"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T3-OVS-06</w:t>
            </w:r>
          </w:p>
        </w:tc>
        <w:tc>
          <w:tcPr>
            <w:tcW w:w="2551" w:type="dxa"/>
            <w:shd w:val="clear" w:color="auto" w:fill="DEE9F5"/>
          </w:tcPr>
          <w:p w14:paraId="468B75DE" w14:textId="77777777" w:rsidR="001A1042" w:rsidRPr="00A5017A" w:rsidRDefault="00DD320D">
            <w:pPr>
              <w:rPr>
                <w:rFonts w:ascii="Times New Roman" w:hAnsi="Times New Roman"/>
                <w:sz w:val="25"/>
                <w:szCs w:val="25"/>
              </w:rPr>
            </w:pPr>
            <w:r w:rsidRPr="00A5017A">
              <w:rPr>
                <w:rFonts w:ascii="Times New Roman" w:hAnsi="Times New Roman"/>
                <w:sz w:val="25"/>
                <w:szCs w:val="25"/>
              </w:rPr>
              <w:t>Latency OVS offload</w:t>
            </w:r>
          </w:p>
        </w:tc>
        <w:tc>
          <w:tcPr>
            <w:tcW w:w="3402" w:type="dxa"/>
            <w:shd w:val="clear" w:color="auto" w:fill="DEE9F5"/>
          </w:tcPr>
          <w:p w14:paraId="6F35AA59" w14:textId="77777777" w:rsidR="001A1042" w:rsidRPr="00A5017A" w:rsidRDefault="00DD320D">
            <w:pPr>
              <w:rPr>
                <w:rFonts w:ascii="Times New Roman" w:hAnsi="Times New Roman"/>
                <w:sz w:val="25"/>
                <w:szCs w:val="25"/>
              </w:rPr>
            </w:pPr>
            <w:r w:rsidRPr="00A5017A">
              <w:rPr>
                <w:rFonts w:ascii="Times New Roman" w:hAnsi="Times New Roman"/>
                <w:sz w:val="25"/>
                <w:szCs w:val="25"/>
              </w:rPr>
              <w:t>ping / sockperf đo RTT</w:t>
            </w:r>
          </w:p>
        </w:tc>
        <w:tc>
          <w:tcPr>
            <w:tcW w:w="2835" w:type="dxa"/>
            <w:shd w:val="clear" w:color="auto" w:fill="DEE9F5"/>
          </w:tcPr>
          <w:p w14:paraId="78D51D54" w14:textId="77777777" w:rsidR="001A1042" w:rsidRPr="00A5017A" w:rsidRDefault="00DD320D">
            <w:pPr>
              <w:rPr>
                <w:rFonts w:ascii="Times New Roman" w:hAnsi="Times New Roman"/>
                <w:sz w:val="25"/>
                <w:szCs w:val="25"/>
              </w:rPr>
            </w:pPr>
            <w:r w:rsidRPr="00A5017A">
              <w:rPr>
                <w:rFonts w:ascii="Times New Roman" w:hAnsi="Times New Roman"/>
                <w:sz w:val="25"/>
                <w:szCs w:val="25"/>
              </w:rPr>
              <w:t>RTT với offload ≤ 50% RTT software OVS</w:t>
            </w:r>
          </w:p>
        </w:tc>
      </w:tr>
      <w:tr w:rsidR="001A1042" w:rsidRPr="00A5017A" w14:paraId="1BF5E1CA" w14:textId="77777777">
        <w:tc>
          <w:tcPr>
            <w:tcW w:w="1417" w:type="dxa"/>
          </w:tcPr>
          <w:p w14:paraId="15164E64"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T3-OVS-07</w:t>
            </w:r>
          </w:p>
        </w:tc>
        <w:tc>
          <w:tcPr>
            <w:tcW w:w="2551" w:type="dxa"/>
          </w:tcPr>
          <w:p w14:paraId="13CA1504" w14:textId="77777777" w:rsidR="001A1042" w:rsidRPr="00A5017A" w:rsidRDefault="00DD320D">
            <w:pPr>
              <w:rPr>
                <w:rFonts w:ascii="Times New Roman" w:hAnsi="Times New Roman"/>
                <w:sz w:val="25"/>
                <w:szCs w:val="25"/>
              </w:rPr>
            </w:pPr>
            <w:r w:rsidRPr="00A5017A">
              <w:rPr>
                <w:rFonts w:ascii="Times New Roman" w:hAnsi="Times New Roman"/>
                <w:sz w:val="25"/>
                <w:szCs w:val="25"/>
              </w:rPr>
              <w:t>Số lượng flow đồng thời</w:t>
            </w:r>
          </w:p>
        </w:tc>
        <w:tc>
          <w:tcPr>
            <w:tcW w:w="3402" w:type="dxa"/>
          </w:tcPr>
          <w:p w14:paraId="4A950741" w14:textId="77777777" w:rsidR="001A1042" w:rsidRPr="00A5017A" w:rsidRDefault="00DD320D">
            <w:pPr>
              <w:rPr>
                <w:rFonts w:ascii="Times New Roman" w:hAnsi="Times New Roman"/>
                <w:sz w:val="25"/>
                <w:szCs w:val="25"/>
              </w:rPr>
            </w:pPr>
            <w:r w:rsidRPr="00A5017A">
              <w:rPr>
                <w:rFonts w:ascii="Times New Roman" w:hAnsi="Times New Roman"/>
                <w:sz w:val="25"/>
                <w:szCs w:val="25"/>
              </w:rPr>
              <w:t>Script tạo 10.000 flow rules</w:t>
            </w:r>
          </w:p>
        </w:tc>
        <w:tc>
          <w:tcPr>
            <w:tcW w:w="2835" w:type="dxa"/>
          </w:tcPr>
          <w:p w14:paraId="5244296B" w14:textId="77777777" w:rsidR="001A1042" w:rsidRPr="00A5017A" w:rsidRDefault="00DD320D">
            <w:pPr>
              <w:rPr>
                <w:rFonts w:ascii="Times New Roman" w:hAnsi="Times New Roman"/>
                <w:sz w:val="25"/>
                <w:szCs w:val="25"/>
              </w:rPr>
            </w:pPr>
            <w:r w:rsidRPr="00A5017A">
              <w:rPr>
                <w:rFonts w:ascii="Times New Roman" w:hAnsi="Times New Roman"/>
                <w:sz w:val="25"/>
                <w:szCs w:val="25"/>
              </w:rPr>
              <w:t>Hệ thống ổn định; throughput không suy giảm &gt; 10%</w:t>
            </w:r>
          </w:p>
        </w:tc>
      </w:tr>
      <w:tr w:rsidR="001A1042" w:rsidRPr="00A5017A" w14:paraId="1D4673F1" w14:textId="77777777">
        <w:tc>
          <w:tcPr>
            <w:tcW w:w="1417" w:type="dxa"/>
            <w:shd w:val="clear" w:color="auto" w:fill="DEE9F5"/>
          </w:tcPr>
          <w:p w14:paraId="42E3B5C9"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T3-OVS-08</w:t>
            </w:r>
          </w:p>
        </w:tc>
        <w:tc>
          <w:tcPr>
            <w:tcW w:w="2551" w:type="dxa"/>
            <w:shd w:val="clear" w:color="auto" w:fill="DEE9F5"/>
          </w:tcPr>
          <w:p w14:paraId="34C1AAB9" w14:textId="77777777" w:rsidR="001A1042" w:rsidRPr="00A5017A" w:rsidRDefault="00DD320D">
            <w:pPr>
              <w:rPr>
                <w:rFonts w:ascii="Times New Roman" w:hAnsi="Times New Roman"/>
                <w:sz w:val="25"/>
                <w:szCs w:val="25"/>
              </w:rPr>
            </w:pPr>
            <w:r w:rsidRPr="00A5017A">
              <w:rPr>
                <w:rFonts w:ascii="Times New Roman" w:hAnsi="Times New Roman"/>
                <w:sz w:val="25"/>
                <w:szCs w:val="25"/>
              </w:rPr>
              <w:t>Flow timeout &amp; aging</w:t>
            </w:r>
          </w:p>
        </w:tc>
        <w:tc>
          <w:tcPr>
            <w:tcW w:w="3402" w:type="dxa"/>
            <w:shd w:val="clear" w:color="auto" w:fill="DEE9F5"/>
          </w:tcPr>
          <w:p w14:paraId="04BF58B9" w14:textId="77777777" w:rsidR="001A1042" w:rsidRPr="00A5017A" w:rsidRDefault="00DD320D">
            <w:pPr>
              <w:rPr>
                <w:rFonts w:ascii="Times New Roman" w:hAnsi="Times New Roman"/>
                <w:sz w:val="25"/>
                <w:szCs w:val="25"/>
              </w:rPr>
            </w:pPr>
            <w:r w:rsidRPr="00A5017A">
              <w:rPr>
                <w:rFonts w:ascii="Times New Roman" w:hAnsi="Times New Roman"/>
                <w:sz w:val="25"/>
                <w:szCs w:val="25"/>
              </w:rPr>
              <w:t>Cấu hình timeout=10s; dừng traffic</w:t>
            </w:r>
          </w:p>
        </w:tc>
        <w:tc>
          <w:tcPr>
            <w:tcW w:w="2835" w:type="dxa"/>
            <w:shd w:val="clear" w:color="auto" w:fill="DEE9F5"/>
          </w:tcPr>
          <w:p w14:paraId="3BBB58B2" w14:textId="77777777" w:rsidR="001A1042" w:rsidRPr="00A5017A" w:rsidRDefault="00DD320D">
            <w:pPr>
              <w:rPr>
                <w:rFonts w:ascii="Times New Roman" w:hAnsi="Times New Roman"/>
                <w:sz w:val="25"/>
                <w:szCs w:val="25"/>
              </w:rPr>
            </w:pPr>
            <w:r w:rsidRPr="00A5017A">
              <w:rPr>
                <w:rFonts w:ascii="Times New Roman" w:hAnsi="Times New Roman"/>
                <w:sz w:val="25"/>
                <w:szCs w:val="25"/>
              </w:rPr>
              <w:t>Flow tự xóa khỏi hardware sau đúng timeout</w:t>
            </w:r>
          </w:p>
        </w:tc>
      </w:tr>
      <w:tr w:rsidR="001A1042" w:rsidRPr="00A5017A" w14:paraId="18E0F4C6" w14:textId="77777777">
        <w:tc>
          <w:tcPr>
            <w:tcW w:w="1417" w:type="dxa"/>
          </w:tcPr>
          <w:p w14:paraId="32DA9EC5"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T3-OVS-09</w:t>
            </w:r>
          </w:p>
        </w:tc>
        <w:tc>
          <w:tcPr>
            <w:tcW w:w="2551" w:type="dxa"/>
          </w:tcPr>
          <w:p w14:paraId="0809CA94" w14:textId="77777777" w:rsidR="001A1042" w:rsidRPr="00A5017A" w:rsidRDefault="00DD320D">
            <w:pPr>
              <w:rPr>
                <w:rFonts w:ascii="Times New Roman" w:hAnsi="Times New Roman"/>
                <w:sz w:val="25"/>
                <w:szCs w:val="25"/>
              </w:rPr>
            </w:pPr>
            <w:r w:rsidRPr="00A5017A">
              <w:rPr>
                <w:rFonts w:ascii="Times New Roman" w:hAnsi="Times New Roman"/>
                <w:sz w:val="25"/>
                <w:szCs w:val="25"/>
              </w:rPr>
              <w:t>Tích hợp Proxmox</w:t>
            </w:r>
          </w:p>
        </w:tc>
        <w:tc>
          <w:tcPr>
            <w:tcW w:w="3402" w:type="dxa"/>
          </w:tcPr>
          <w:p w14:paraId="7AAD4F87" w14:textId="77777777" w:rsidR="001A1042" w:rsidRPr="00A5017A" w:rsidRDefault="00DD320D">
            <w:pPr>
              <w:rPr>
                <w:rFonts w:ascii="Times New Roman" w:hAnsi="Times New Roman"/>
                <w:sz w:val="25"/>
                <w:szCs w:val="25"/>
              </w:rPr>
            </w:pPr>
            <w:r w:rsidRPr="00A5017A">
              <w:rPr>
                <w:rFonts w:ascii="Times New Roman" w:hAnsi="Times New Roman"/>
                <w:sz w:val="25"/>
                <w:szCs w:val="25"/>
              </w:rPr>
              <w:t>Cài Proxmox; VM qua OVS bridge offload</w:t>
            </w:r>
          </w:p>
        </w:tc>
        <w:tc>
          <w:tcPr>
            <w:tcW w:w="2835" w:type="dxa"/>
          </w:tcPr>
          <w:p w14:paraId="65D0DDFC" w14:textId="77777777" w:rsidR="001A1042" w:rsidRPr="00A5017A" w:rsidRDefault="00DD320D">
            <w:pPr>
              <w:rPr>
                <w:rFonts w:ascii="Times New Roman" w:hAnsi="Times New Roman"/>
                <w:sz w:val="25"/>
                <w:szCs w:val="25"/>
              </w:rPr>
            </w:pPr>
            <w:r w:rsidRPr="00A5017A">
              <w:rPr>
                <w:rFonts w:ascii="Times New Roman" w:hAnsi="Times New Roman"/>
                <w:sz w:val="25"/>
                <w:szCs w:val="25"/>
              </w:rPr>
              <w:t>VM có mạng; flow được offload xuống FPGA</w:t>
            </w:r>
          </w:p>
        </w:tc>
      </w:tr>
      <w:tr w:rsidR="001A1042" w:rsidRPr="00A5017A" w14:paraId="15BE20B2" w14:textId="77777777">
        <w:tc>
          <w:tcPr>
            <w:tcW w:w="1417" w:type="dxa"/>
            <w:shd w:val="clear" w:color="auto" w:fill="DEE9F5"/>
          </w:tcPr>
          <w:p w14:paraId="091B1CCF" w14:textId="77777777" w:rsidR="001A1042" w:rsidRPr="00A5017A" w:rsidRDefault="00DD320D">
            <w:pPr>
              <w:rPr>
                <w:rFonts w:ascii="Times New Roman" w:hAnsi="Times New Roman"/>
                <w:sz w:val="25"/>
                <w:szCs w:val="25"/>
              </w:rPr>
            </w:pPr>
            <w:r w:rsidRPr="00A5017A">
              <w:rPr>
                <w:rFonts w:ascii="Times New Roman" w:hAnsi="Times New Roman"/>
                <w:sz w:val="25"/>
                <w:szCs w:val="25"/>
              </w:rPr>
              <w:t>T3-OVS-10</w:t>
            </w:r>
          </w:p>
        </w:tc>
        <w:tc>
          <w:tcPr>
            <w:tcW w:w="2551" w:type="dxa"/>
            <w:shd w:val="clear" w:color="auto" w:fill="DEE9F5"/>
          </w:tcPr>
          <w:p w14:paraId="702CF29C" w14:textId="77777777" w:rsidR="001A1042" w:rsidRPr="00A5017A" w:rsidRDefault="00DD320D">
            <w:pPr>
              <w:rPr>
                <w:rFonts w:ascii="Times New Roman" w:hAnsi="Times New Roman"/>
                <w:sz w:val="25"/>
                <w:szCs w:val="25"/>
              </w:rPr>
            </w:pPr>
            <w:r w:rsidRPr="00A5017A">
              <w:rPr>
                <w:rFonts w:ascii="Times New Roman" w:hAnsi="Times New Roman"/>
                <w:sz w:val="25"/>
                <w:szCs w:val="25"/>
              </w:rPr>
              <w:t>Link Aggregation 802.3ad</w:t>
            </w:r>
          </w:p>
        </w:tc>
        <w:tc>
          <w:tcPr>
            <w:tcW w:w="3402" w:type="dxa"/>
            <w:shd w:val="clear" w:color="auto" w:fill="DEE9F5"/>
          </w:tcPr>
          <w:p w14:paraId="07643A78" w14:textId="77777777" w:rsidR="001A1042" w:rsidRPr="00A5017A" w:rsidRDefault="00DD320D">
            <w:pPr>
              <w:rPr>
                <w:rFonts w:ascii="Times New Roman" w:hAnsi="Times New Roman"/>
                <w:sz w:val="25"/>
                <w:szCs w:val="25"/>
              </w:rPr>
            </w:pPr>
            <w:r w:rsidRPr="00A5017A">
              <w:rPr>
                <w:rFonts w:ascii="Times New Roman" w:hAnsi="Times New Roman"/>
                <w:sz w:val="25"/>
                <w:szCs w:val="25"/>
              </w:rPr>
              <w:t>Bond 2 port 25G; iperf3; rút 1 dây</w:t>
            </w:r>
          </w:p>
        </w:tc>
        <w:tc>
          <w:tcPr>
            <w:tcW w:w="2835" w:type="dxa"/>
            <w:shd w:val="clear" w:color="auto" w:fill="DEE9F5"/>
          </w:tcPr>
          <w:p w14:paraId="2B23C15F"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 45 Gbps; failover ≤ 1 giây khi mất 1 link</w:t>
            </w:r>
          </w:p>
        </w:tc>
      </w:tr>
    </w:tbl>
    <w:p w14:paraId="39F91592" w14:textId="77777777" w:rsidR="001A1042" w:rsidRPr="00A5017A" w:rsidRDefault="001A1042">
      <w:pPr>
        <w:rPr>
          <w:rFonts w:ascii="Times New Roman" w:hAnsi="Times New Roman"/>
          <w:sz w:val="25"/>
          <w:szCs w:val="25"/>
        </w:rPr>
      </w:pPr>
    </w:p>
    <w:p w14:paraId="23BD51C4" w14:textId="77777777" w:rsidR="001A1042" w:rsidRPr="00A5017A" w:rsidRDefault="00DD320D">
      <w:pPr>
        <w:pStyle w:val="Heading2"/>
        <w:rPr>
          <w:rFonts w:ascii="Times New Roman" w:hAnsi="Times New Roman" w:cs="Times New Roman"/>
          <w:sz w:val="25"/>
          <w:szCs w:val="25"/>
        </w:rPr>
      </w:pPr>
      <w:r w:rsidRPr="00A5017A">
        <w:rPr>
          <w:rFonts w:ascii="Times New Roman" w:hAnsi="Times New Roman" w:cs="Times New Roman"/>
          <w:b/>
          <w:sz w:val="25"/>
          <w:szCs w:val="25"/>
        </w:rPr>
        <w:t>4. GIAI ĐOẠN T4 – TÍNH NĂNG V4</w:t>
      </w:r>
    </w:p>
    <w:p w14:paraId="30F689DF" w14:textId="77777777" w:rsidR="001A1042" w:rsidRPr="00A5017A" w:rsidRDefault="00DD320D">
      <w:pPr>
        <w:pStyle w:val="Heading3"/>
        <w:rPr>
          <w:rFonts w:ascii="Times New Roman" w:hAnsi="Times New Roman" w:cs="Times New Roman"/>
          <w:sz w:val="25"/>
          <w:szCs w:val="25"/>
        </w:rPr>
      </w:pPr>
      <w:r w:rsidRPr="00A5017A">
        <w:rPr>
          <w:rFonts w:ascii="Times New Roman" w:hAnsi="Times New Roman" w:cs="Times New Roman"/>
          <w:b/>
          <w:sz w:val="25"/>
          <w:szCs w:val="25"/>
        </w:rPr>
        <w:t>4.1 VXLAN Offload</w:t>
      </w:r>
    </w:p>
    <w:tbl>
      <w:tblPr>
        <w:tblStyle w:val="TableGrid"/>
        <w:tblW w:w="0" w:type="auto"/>
        <w:tblLook w:val="04A0" w:firstRow="1" w:lastRow="0" w:firstColumn="1" w:lastColumn="0" w:noHBand="0" w:noVBand="1"/>
      </w:tblPr>
      <w:tblGrid>
        <w:gridCol w:w="1399"/>
        <w:gridCol w:w="2202"/>
        <w:gridCol w:w="3265"/>
        <w:gridCol w:w="2710"/>
      </w:tblGrid>
      <w:tr w:rsidR="001A1042" w:rsidRPr="00A5017A" w14:paraId="1231FD41" w14:textId="77777777">
        <w:tc>
          <w:tcPr>
            <w:tcW w:w="1417" w:type="dxa"/>
            <w:shd w:val="clear" w:color="auto" w:fill="1F4E79"/>
          </w:tcPr>
          <w:p w14:paraId="7D13F64B"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268" w:type="dxa"/>
            <w:shd w:val="clear" w:color="auto" w:fill="1F4E79"/>
          </w:tcPr>
          <w:p w14:paraId="01DC83A0"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Tên bài test</w:t>
            </w:r>
          </w:p>
        </w:tc>
        <w:tc>
          <w:tcPr>
            <w:tcW w:w="3402" w:type="dxa"/>
            <w:shd w:val="clear" w:color="auto" w:fill="1F4E79"/>
          </w:tcPr>
          <w:p w14:paraId="03B245A7"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Phương pháp thực hiện</w:t>
            </w:r>
          </w:p>
        </w:tc>
        <w:tc>
          <w:tcPr>
            <w:tcW w:w="2835" w:type="dxa"/>
            <w:shd w:val="clear" w:color="auto" w:fill="1F4E79"/>
          </w:tcPr>
          <w:p w14:paraId="6926D7CF"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43AFEC1D" w14:textId="77777777">
        <w:tc>
          <w:tcPr>
            <w:tcW w:w="1417" w:type="dxa"/>
          </w:tcPr>
          <w:p w14:paraId="22CD61BC" w14:textId="77777777" w:rsidR="001A1042" w:rsidRPr="00A5017A" w:rsidRDefault="00DD320D">
            <w:pPr>
              <w:rPr>
                <w:rFonts w:ascii="Times New Roman" w:hAnsi="Times New Roman"/>
                <w:sz w:val="25"/>
                <w:szCs w:val="25"/>
              </w:rPr>
            </w:pPr>
            <w:r w:rsidRPr="00A5017A">
              <w:rPr>
                <w:rFonts w:ascii="Times New Roman" w:hAnsi="Times New Roman"/>
                <w:sz w:val="25"/>
                <w:szCs w:val="25"/>
              </w:rPr>
              <w:t>T4-VXLAN-01</w:t>
            </w:r>
          </w:p>
        </w:tc>
        <w:tc>
          <w:tcPr>
            <w:tcW w:w="2268" w:type="dxa"/>
          </w:tcPr>
          <w:p w14:paraId="3C2B28D6" w14:textId="77777777" w:rsidR="001A1042" w:rsidRPr="00A5017A" w:rsidRDefault="00DD320D">
            <w:pPr>
              <w:rPr>
                <w:rFonts w:ascii="Times New Roman" w:hAnsi="Times New Roman"/>
                <w:sz w:val="25"/>
                <w:szCs w:val="25"/>
              </w:rPr>
            </w:pPr>
            <w:r w:rsidRPr="00A5017A">
              <w:rPr>
                <w:rFonts w:ascii="Times New Roman" w:hAnsi="Times New Roman"/>
                <w:sz w:val="25"/>
                <w:szCs w:val="25"/>
              </w:rPr>
              <w:t>Tạo VXLAN tunnel</w:t>
            </w:r>
          </w:p>
        </w:tc>
        <w:tc>
          <w:tcPr>
            <w:tcW w:w="3402" w:type="dxa"/>
          </w:tcPr>
          <w:p w14:paraId="5ECA74C7" w14:textId="77777777" w:rsidR="001A1042" w:rsidRPr="00A5017A" w:rsidRDefault="00DD320D">
            <w:pPr>
              <w:rPr>
                <w:rFonts w:ascii="Times New Roman" w:hAnsi="Times New Roman"/>
                <w:sz w:val="25"/>
                <w:szCs w:val="25"/>
              </w:rPr>
            </w:pPr>
            <w:r w:rsidRPr="00A5017A">
              <w:rPr>
                <w:rFonts w:ascii="Times New Roman" w:hAnsi="Times New Roman"/>
                <w:sz w:val="25"/>
                <w:szCs w:val="25"/>
              </w:rPr>
              <w:t>Cấu hình VXLAN VNI giữa 2 host qua OVS</w:t>
            </w:r>
          </w:p>
        </w:tc>
        <w:tc>
          <w:tcPr>
            <w:tcW w:w="2835" w:type="dxa"/>
          </w:tcPr>
          <w:p w14:paraId="17EEEABC" w14:textId="77777777" w:rsidR="001A1042" w:rsidRPr="00A5017A" w:rsidRDefault="00DD320D">
            <w:pPr>
              <w:rPr>
                <w:rFonts w:ascii="Times New Roman" w:hAnsi="Times New Roman"/>
                <w:sz w:val="25"/>
                <w:szCs w:val="25"/>
              </w:rPr>
            </w:pPr>
            <w:r w:rsidRPr="00A5017A">
              <w:rPr>
                <w:rFonts w:ascii="Times New Roman" w:hAnsi="Times New Roman"/>
                <w:sz w:val="25"/>
                <w:szCs w:val="25"/>
              </w:rPr>
              <w:t>Ping thành công qua tunnel</w:t>
            </w:r>
          </w:p>
        </w:tc>
      </w:tr>
      <w:tr w:rsidR="001A1042" w:rsidRPr="00A5017A" w14:paraId="72B17265" w14:textId="77777777">
        <w:tc>
          <w:tcPr>
            <w:tcW w:w="1417" w:type="dxa"/>
            <w:shd w:val="clear" w:color="auto" w:fill="DEE9F5"/>
          </w:tcPr>
          <w:p w14:paraId="4F01E8C1" w14:textId="77777777" w:rsidR="001A1042" w:rsidRPr="00A5017A" w:rsidRDefault="00DD320D">
            <w:pPr>
              <w:rPr>
                <w:rFonts w:ascii="Times New Roman" w:hAnsi="Times New Roman"/>
                <w:sz w:val="25"/>
                <w:szCs w:val="25"/>
              </w:rPr>
            </w:pPr>
            <w:r w:rsidRPr="00A5017A">
              <w:rPr>
                <w:rFonts w:ascii="Times New Roman" w:hAnsi="Times New Roman"/>
                <w:sz w:val="25"/>
                <w:szCs w:val="25"/>
              </w:rPr>
              <w:t>T4-VXLAN-02</w:t>
            </w:r>
          </w:p>
        </w:tc>
        <w:tc>
          <w:tcPr>
            <w:tcW w:w="2268" w:type="dxa"/>
            <w:shd w:val="clear" w:color="auto" w:fill="DEE9F5"/>
          </w:tcPr>
          <w:p w14:paraId="174B1440" w14:textId="77777777" w:rsidR="001A1042" w:rsidRPr="00A5017A" w:rsidRDefault="00DD320D">
            <w:pPr>
              <w:rPr>
                <w:rFonts w:ascii="Times New Roman" w:hAnsi="Times New Roman"/>
                <w:sz w:val="25"/>
                <w:szCs w:val="25"/>
              </w:rPr>
            </w:pPr>
            <w:r w:rsidRPr="00A5017A">
              <w:rPr>
                <w:rFonts w:ascii="Times New Roman" w:hAnsi="Times New Roman"/>
                <w:sz w:val="25"/>
                <w:szCs w:val="25"/>
              </w:rPr>
              <w:t>VXLAN encap offload</w:t>
            </w:r>
          </w:p>
        </w:tc>
        <w:tc>
          <w:tcPr>
            <w:tcW w:w="3402" w:type="dxa"/>
            <w:shd w:val="clear" w:color="auto" w:fill="DEE9F5"/>
          </w:tcPr>
          <w:p w14:paraId="36549073" w14:textId="77777777" w:rsidR="001A1042" w:rsidRPr="00A5017A" w:rsidRDefault="00DD320D">
            <w:pPr>
              <w:rPr>
                <w:rFonts w:ascii="Times New Roman" w:hAnsi="Times New Roman"/>
                <w:sz w:val="25"/>
                <w:szCs w:val="25"/>
              </w:rPr>
            </w:pPr>
            <w:r w:rsidRPr="00A5017A">
              <w:rPr>
                <w:rFonts w:ascii="Times New Roman" w:hAnsi="Times New Roman"/>
                <w:sz w:val="25"/>
                <w:szCs w:val="25"/>
              </w:rPr>
              <w:t>Bắt gói trên wire; kiểm tra encapsulation</w:t>
            </w:r>
          </w:p>
        </w:tc>
        <w:tc>
          <w:tcPr>
            <w:tcW w:w="2835" w:type="dxa"/>
            <w:shd w:val="clear" w:color="auto" w:fill="DEE9F5"/>
          </w:tcPr>
          <w:p w14:paraId="65366444" w14:textId="77777777" w:rsidR="001A1042" w:rsidRPr="00A5017A" w:rsidRDefault="00DD320D">
            <w:pPr>
              <w:rPr>
                <w:rFonts w:ascii="Times New Roman" w:hAnsi="Times New Roman"/>
                <w:sz w:val="25"/>
                <w:szCs w:val="25"/>
              </w:rPr>
            </w:pPr>
            <w:r w:rsidRPr="00A5017A">
              <w:rPr>
                <w:rFonts w:ascii="Times New Roman" w:hAnsi="Times New Roman"/>
                <w:sz w:val="25"/>
                <w:szCs w:val="25"/>
              </w:rPr>
              <w:t>Packet có UDP outer header; inner Ethernet frame đúng</w:t>
            </w:r>
          </w:p>
        </w:tc>
      </w:tr>
      <w:tr w:rsidR="001A1042" w:rsidRPr="00A5017A" w14:paraId="4FA02219" w14:textId="77777777">
        <w:tc>
          <w:tcPr>
            <w:tcW w:w="1417" w:type="dxa"/>
          </w:tcPr>
          <w:p w14:paraId="1C7E89E6" w14:textId="77777777" w:rsidR="001A1042" w:rsidRPr="00A5017A" w:rsidRDefault="00DD320D">
            <w:pPr>
              <w:rPr>
                <w:rFonts w:ascii="Times New Roman" w:hAnsi="Times New Roman"/>
                <w:sz w:val="25"/>
                <w:szCs w:val="25"/>
              </w:rPr>
            </w:pPr>
            <w:r w:rsidRPr="00A5017A">
              <w:rPr>
                <w:rFonts w:ascii="Times New Roman" w:hAnsi="Times New Roman"/>
                <w:sz w:val="25"/>
                <w:szCs w:val="25"/>
              </w:rPr>
              <w:t>T4-VXLAN-03</w:t>
            </w:r>
          </w:p>
        </w:tc>
        <w:tc>
          <w:tcPr>
            <w:tcW w:w="2268" w:type="dxa"/>
          </w:tcPr>
          <w:p w14:paraId="3D7D041D" w14:textId="77777777" w:rsidR="001A1042" w:rsidRPr="00A5017A" w:rsidRDefault="00DD320D">
            <w:pPr>
              <w:rPr>
                <w:rFonts w:ascii="Times New Roman" w:hAnsi="Times New Roman"/>
                <w:sz w:val="25"/>
                <w:szCs w:val="25"/>
              </w:rPr>
            </w:pPr>
            <w:r w:rsidRPr="00A5017A">
              <w:rPr>
                <w:rFonts w:ascii="Times New Roman" w:hAnsi="Times New Roman"/>
                <w:sz w:val="25"/>
                <w:szCs w:val="25"/>
              </w:rPr>
              <w:t>VXLAN decap offload</w:t>
            </w:r>
          </w:p>
        </w:tc>
        <w:tc>
          <w:tcPr>
            <w:tcW w:w="3402" w:type="dxa"/>
          </w:tcPr>
          <w:p w14:paraId="001391EC" w14:textId="77777777" w:rsidR="001A1042" w:rsidRPr="00A5017A" w:rsidRDefault="00DD320D">
            <w:pPr>
              <w:rPr>
                <w:rFonts w:ascii="Times New Roman" w:hAnsi="Times New Roman"/>
                <w:sz w:val="25"/>
                <w:szCs w:val="25"/>
              </w:rPr>
            </w:pPr>
            <w:r w:rsidRPr="00A5017A">
              <w:rPr>
                <w:rFonts w:ascii="Times New Roman" w:hAnsi="Times New Roman"/>
                <w:sz w:val="25"/>
                <w:szCs w:val="25"/>
              </w:rPr>
              <w:t>Traffic inbound VXLAN</w:t>
            </w:r>
          </w:p>
        </w:tc>
        <w:tc>
          <w:tcPr>
            <w:tcW w:w="2835" w:type="dxa"/>
          </w:tcPr>
          <w:p w14:paraId="09D1C5DB" w14:textId="77777777" w:rsidR="001A1042" w:rsidRPr="00A5017A" w:rsidRDefault="00DD320D">
            <w:pPr>
              <w:rPr>
                <w:rFonts w:ascii="Times New Roman" w:hAnsi="Times New Roman"/>
                <w:sz w:val="25"/>
                <w:szCs w:val="25"/>
              </w:rPr>
            </w:pPr>
            <w:r w:rsidRPr="00A5017A">
              <w:rPr>
                <w:rFonts w:ascii="Times New Roman" w:hAnsi="Times New Roman"/>
                <w:sz w:val="25"/>
                <w:szCs w:val="25"/>
              </w:rPr>
              <w:t>Decap đúng; VM nhận được inner frame không lỗi</w:t>
            </w:r>
          </w:p>
        </w:tc>
      </w:tr>
      <w:tr w:rsidR="001A1042" w:rsidRPr="00A5017A" w14:paraId="475B4A39" w14:textId="77777777">
        <w:tc>
          <w:tcPr>
            <w:tcW w:w="1417" w:type="dxa"/>
            <w:shd w:val="clear" w:color="auto" w:fill="DEE9F5"/>
          </w:tcPr>
          <w:p w14:paraId="4D4901C6" w14:textId="77777777" w:rsidR="001A1042" w:rsidRPr="00A5017A" w:rsidRDefault="00DD320D">
            <w:pPr>
              <w:rPr>
                <w:rFonts w:ascii="Times New Roman" w:hAnsi="Times New Roman"/>
                <w:sz w:val="25"/>
                <w:szCs w:val="25"/>
              </w:rPr>
            </w:pPr>
            <w:r w:rsidRPr="00A5017A">
              <w:rPr>
                <w:rFonts w:ascii="Times New Roman" w:hAnsi="Times New Roman"/>
                <w:sz w:val="25"/>
                <w:szCs w:val="25"/>
              </w:rPr>
              <w:t>T4-VXLAN-04</w:t>
            </w:r>
          </w:p>
        </w:tc>
        <w:tc>
          <w:tcPr>
            <w:tcW w:w="2268" w:type="dxa"/>
            <w:shd w:val="clear" w:color="auto" w:fill="DEE9F5"/>
          </w:tcPr>
          <w:p w14:paraId="04D5F7C1"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VXLAN offload</w:t>
            </w:r>
          </w:p>
        </w:tc>
        <w:tc>
          <w:tcPr>
            <w:tcW w:w="3402" w:type="dxa"/>
            <w:shd w:val="clear" w:color="auto" w:fill="DEE9F5"/>
          </w:tcPr>
          <w:p w14:paraId="1F8E4D08" w14:textId="77777777" w:rsidR="001A1042" w:rsidRPr="00A5017A" w:rsidRDefault="00DD320D">
            <w:pPr>
              <w:rPr>
                <w:rFonts w:ascii="Times New Roman" w:hAnsi="Times New Roman"/>
                <w:sz w:val="25"/>
                <w:szCs w:val="25"/>
              </w:rPr>
            </w:pPr>
            <w:r w:rsidRPr="00A5017A">
              <w:rPr>
                <w:rFonts w:ascii="Times New Roman" w:hAnsi="Times New Roman"/>
                <w:sz w:val="25"/>
                <w:szCs w:val="25"/>
              </w:rPr>
              <w:t>iperf3 qua VXLAN tunnel</w:t>
            </w:r>
          </w:p>
        </w:tc>
        <w:tc>
          <w:tcPr>
            <w:tcW w:w="2835" w:type="dxa"/>
            <w:shd w:val="clear" w:color="auto" w:fill="DEE9F5"/>
          </w:tcPr>
          <w:p w14:paraId="312DDBF0" w14:textId="77777777" w:rsidR="001A1042" w:rsidRPr="00A5017A" w:rsidRDefault="00DD320D">
            <w:pPr>
              <w:rPr>
                <w:rFonts w:ascii="Times New Roman" w:hAnsi="Times New Roman"/>
                <w:sz w:val="25"/>
                <w:szCs w:val="25"/>
              </w:rPr>
            </w:pPr>
            <w:r w:rsidRPr="00A5017A">
              <w:rPr>
                <w:rFonts w:ascii="Times New Roman" w:hAnsi="Times New Roman"/>
                <w:sz w:val="25"/>
                <w:szCs w:val="25"/>
              </w:rPr>
              <w:t>≥ 20 Gbps (25G card)</w:t>
            </w:r>
          </w:p>
        </w:tc>
      </w:tr>
      <w:tr w:rsidR="001A1042" w:rsidRPr="00A5017A" w14:paraId="46FCF1B6" w14:textId="77777777">
        <w:tc>
          <w:tcPr>
            <w:tcW w:w="1417" w:type="dxa"/>
          </w:tcPr>
          <w:p w14:paraId="143B43DA" w14:textId="77777777" w:rsidR="001A1042" w:rsidRPr="00A5017A" w:rsidRDefault="00DD320D">
            <w:pPr>
              <w:rPr>
                <w:rFonts w:ascii="Times New Roman" w:hAnsi="Times New Roman"/>
                <w:sz w:val="25"/>
                <w:szCs w:val="25"/>
              </w:rPr>
            </w:pPr>
            <w:r w:rsidRPr="00A5017A">
              <w:rPr>
                <w:rFonts w:ascii="Times New Roman" w:hAnsi="Times New Roman"/>
                <w:sz w:val="25"/>
                <w:szCs w:val="25"/>
              </w:rPr>
              <w:t>T4-VXLAN-</w:t>
            </w:r>
            <w:r w:rsidRPr="00A5017A">
              <w:rPr>
                <w:rFonts w:ascii="Times New Roman" w:hAnsi="Times New Roman"/>
                <w:sz w:val="25"/>
                <w:szCs w:val="25"/>
              </w:rPr>
              <w:lastRenderedPageBreak/>
              <w:t>05</w:t>
            </w:r>
          </w:p>
        </w:tc>
        <w:tc>
          <w:tcPr>
            <w:tcW w:w="2268" w:type="dxa"/>
          </w:tcPr>
          <w:p w14:paraId="40A6BF30"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CPU utilization với VXLAN</w:t>
            </w:r>
          </w:p>
        </w:tc>
        <w:tc>
          <w:tcPr>
            <w:tcW w:w="3402" w:type="dxa"/>
          </w:tcPr>
          <w:p w14:paraId="580168BB" w14:textId="77777777" w:rsidR="001A1042" w:rsidRPr="00A5017A" w:rsidRDefault="00DD320D">
            <w:pPr>
              <w:rPr>
                <w:rFonts w:ascii="Times New Roman" w:hAnsi="Times New Roman"/>
                <w:sz w:val="25"/>
                <w:szCs w:val="25"/>
              </w:rPr>
            </w:pPr>
            <w:r w:rsidRPr="00A5017A">
              <w:rPr>
                <w:rFonts w:ascii="Times New Roman" w:hAnsi="Times New Roman"/>
                <w:sz w:val="25"/>
                <w:szCs w:val="25"/>
              </w:rPr>
              <w:t>top/perf khi chạy full rate</w:t>
            </w:r>
          </w:p>
        </w:tc>
        <w:tc>
          <w:tcPr>
            <w:tcW w:w="2835" w:type="dxa"/>
          </w:tcPr>
          <w:p w14:paraId="491BB509" w14:textId="77777777" w:rsidR="001A1042" w:rsidRPr="00A5017A" w:rsidRDefault="00DD320D">
            <w:pPr>
              <w:rPr>
                <w:rFonts w:ascii="Times New Roman" w:hAnsi="Times New Roman"/>
                <w:sz w:val="25"/>
                <w:szCs w:val="25"/>
              </w:rPr>
            </w:pPr>
            <w:r w:rsidRPr="00A5017A">
              <w:rPr>
                <w:rFonts w:ascii="Times New Roman" w:hAnsi="Times New Roman"/>
                <w:sz w:val="25"/>
                <w:szCs w:val="25"/>
              </w:rPr>
              <w:t xml:space="preserve">CPU &lt; 20% ở tải đầy (software baseline: CPU </w:t>
            </w:r>
            <w:r w:rsidRPr="00A5017A">
              <w:rPr>
                <w:rFonts w:ascii="Times New Roman" w:hAnsi="Times New Roman"/>
                <w:sz w:val="25"/>
                <w:szCs w:val="25"/>
              </w:rPr>
              <w:lastRenderedPageBreak/>
              <w:t>&gt; 80%)</w:t>
            </w:r>
          </w:p>
        </w:tc>
      </w:tr>
      <w:tr w:rsidR="001A1042" w:rsidRPr="00A5017A" w14:paraId="41548FD0" w14:textId="77777777">
        <w:tc>
          <w:tcPr>
            <w:tcW w:w="1417" w:type="dxa"/>
            <w:shd w:val="clear" w:color="auto" w:fill="DEE9F5"/>
          </w:tcPr>
          <w:p w14:paraId="70D1ABFB"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T4-VXLAN-06</w:t>
            </w:r>
          </w:p>
        </w:tc>
        <w:tc>
          <w:tcPr>
            <w:tcW w:w="2268" w:type="dxa"/>
            <w:shd w:val="clear" w:color="auto" w:fill="DEE9F5"/>
          </w:tcPr>
          <w:p w14:paraId="36BFA65C" w14:textId="77777777" w:rsidR="001A1042" w:rsidRPr="00A5017A" w:rsidRDefault="00DD320D">
            <w:pPr>
              <w:rPr>
                <w:rFonts w:ascii="Times New Roman" w:hAnsi="Times New Roman"/>
                <w:sz w:val="25"/>
                <w:szCs w:val="25"/>
              </w:rPr>
            </w:pPr>
            <w:r w:rsidRPr="00A5017A">
              <w:rPr>
                <w:rFonts w:ascii="Times New Roman" w:hAnsi="Times New Roman"/>
                <w:sz w:val="25"/>
                <w:szCs w:val="25"/>
              </w:rPr>
              <w:t>Nhiều VNI đồng thời</w:t>
            </w:r>
          </w:p>
        </w:tc>
        <w:tc>
          <w:tcPr>
            <w:tcW w:w="3402" w:type="dxa"/>
            <w:shd w:val="clear" w:color="auto" w:fill="DEE9F5"/>
          </w:tcPr>
          <w:p w14:paraId="715DD9BB" w14:textId="77777777" w:rsidR="001A1042" w:rsidRPr="00A5017A" w:rsidRDefault="00DD320D">
            <w:pPr>
              <w:rPr>
                <w:rFonts w:ascii="Times New Roman" w:hAnsi="Times New Roman"/>
                <w:sz w:val="25"/>
                <w:szCs w:val="25"/>
              </w:rPr>
            </w:pPr>
            <w:r w:rsidRPr="00A5017A">
              <w:rPr>
                <w:rFonts w:ascii="Times New Roman" w:hAnsi="Times New Roman"/>
                <w:sz w:val="25"/>
                <w:szCs w:val="25"/>
              </w:rPr>
              <w:t>Tạo 100 VXLAN VNI; traffic đồng thời</w:t>
            </w:r>
          </w:p>
        </w:tc>
        <w:tc>
          <w:tcPr>
            <w:tcW w:w="2835" w:type="dxa"/>
            <w:shd w:val="clear" w:color="auto" w:fill="DEE9F5"/>
          </w:tcPr>
          <w:p w14:paraId="3876D19F" w14:textId="77777777" w:rsidR="001A1042" w:rsidRPr="00A5017A" w:rsidRDefault="00DD320D">
            <w:pPr>
              <w:rPr>
                <w:rFonts w:ascii="Times New Roman" w:hAnsi="Times New Roman"/>
                <w:sz w:val="25"/>
                <w:szCs w:val="25"/>
              </w:rPr>
            </w:pPr>
            <w:r w:rsidRPr="00A5017A">
              <w:rPr>
                <w:rFonts w:ascii="Times New Roman" w:hAnsi="Times New Roman"/>
                <w:sz w:val="25"/>
                <w:szCs w:val="25"/>
              </w:rPr>
              <w:t>Không nhầm VNI; packet đến đúng VM</w:t>
            </w:r>
          </w:p>
        </w:tc>
      </w:tr>
    </w:tbl>
    <w:p w14:paraId="641DEA3D" w14:textId="77777777" w:rsidR="001A1042" w:rsidRPr="00A5017A" w:rsidRDefault="001A1042">
      <w:pPr>
        <w:rPr>
          <w:rFonts w:ascii="Times New Roman" w:hAnsi="Times New Roman"/>
          <w:sz w:val="25"/>
          <w:szCs w:val="25"/>
        </w:rPr>
      </w:pPr>
    </w:p>
    <w:p w14:paraId="6AB01188" w14:textId="77777777" w:rsidR="001A1042" w:rsidRPr="00A5017A" w:rsidRDefault="00DD320D">
      <w:pPr>
        <w:pStyle w:val="Heading3"/>
        <w:rPr>
          <w:rFonts w:ascii="Times New Roman" w:hAnsi="Times New Roman" w:cs="Times New Roman"/>
          <w:sz w:val="25"/>
          <w:szCs w:val="25"/>
        </w:rPr>
      </w:pPr>
      <w:r w:rsidRPr="00A5017A">
        <w:rPr>
          <w:rFonts w:ascii="Times New Roman" w:hAnsi="Times New Roman" w:cs="Times New Roman"/>
          <w:b/>
          <w:sz w:val="25"/>
          <w:szCs w:val="25"/>
        </w:rPr>
        <w:t>4.2 Quality of Service (QoS)</w:t>
      </w:r>
    </w:p>
    <w:tbl>
      <w:tblPr>
        <w:tblStyle w:val="TableGrid"/>
        <w:tblW w:w="0" w:type="auto"/>
        <w:tblLook w:val="04A0" w:firstRow="1" w:lastRow="0" w:firstColumn="1" w:lastColumn="0" w:noHBand="0" w:noVBand="1"/>
      </w:tblPr>
      <w:tblGrid>
        <w:gridCol w:w="1373"/>
        <w:gridCol w:w="2215"/>
        <w:gridCol w:w="3254"/>
        <w:gridCol w:w="2734"/>
      </w:tblGrid>
      <w:tr w:rsidR="001A1042" w:rsidRPr="00A5017A" w14:paraId="7E0B8726" w14:textId="77777777">
        <w:tc>
          <w:tcPr>
            <w:tcW w:w="1417" w:type="dxa"/>
            <w:shd w:val="clear" w:color="auto" w:fill="1F4E79"/>
          </w:tcPr>
          <w:p w14:paraId="7F9D7368"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268" w:type="dxa"/>
            <w:shd w:val="clear" w:color="auto" w:fill="1F4E79"/>
          </w:tcPr>
          <w:p w14:paraId="5661574A"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Tên bài test</w:t>
            </w:r>
          </w:p>
        </w:tc>
        <w:tc>
          <w:tcPr>
            <w:tcW w:w="3402" w:type="dxa"/>
            <w:shd w:val="clear" w:color="auto" w:fill="1F4E79"/>
          </w:tcPr>
          <w:p w14:paraId="6F5E8B1F"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Phương pháp thực hiện</w:t>
            </w:r>
          </w:p>
        </w:tc>
        <w:tc>
          <w:tcPr>
            <w:tcW w:w="2835" w:type="dxa"/>
            <w:shd w:val="clear" w:color="auto" w:fill="1F4E79"/>
          </w:tcPr>
          <w:p w14:paraId="190C0AEB"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6637796A" w14:textId="77777777">
        <w:tc>
          <w:tcPr>
            <w:tcW w:w="1417" w:type="dxa"/>
          </w:tcPr>
          <w:p w14:paraId="1B4CBC56" w14:textId="77777777" w:rsidR="001A1042" w:rsidRPr="00A5017A" w:rsidRDefault="00DD320D">
            <w:pPr>
              <w:rPr>
                <w:rFonts w:ascii="Times New Roman" w:hAnsi="Times New Roman"/>
                <w:sz w:val="25"/>
                <w:szCs w:val="25"/>
              </w:rPr>
            </w:pPr>
            <w:r w:rsidRPr="00A5017A">
              <w:rPr>
                <w:rFonts w:ascii="Times New Roman" w:hAnsi="Times New Roman"/>
                <w:sz w:val="25"/>
                <w:szCs w:val="25"/>
              </w:rPr>
              <w:t>T4-QOS-01</w:t>
            </w:r>
          </w:p>
        </w:tc>
        <w:tc>
          <w:tcPr>
            <w:tcW w:w="2268" w:type="dxa"/>
          </w:tcPr>
          <w:p w14:paraId="69E1E8B6" w14:textId="77777777" w:rsidR="001A1042" w:rsidRPr="00A5017A" w:rsidRDefault="00DD320D">
            <w:pPr>
              <w:rPr>
                <w:rFonts w:ascii="Times New Roman" w:hAnsi="Times New Roman"/>
                <w:sz w:val="25"/>
                <w:szCs w:val="25"/>
              </w:rPr>
            </w:pPr>
            <w:r w:rsidRPr="00A5017A">
              <w:rPr>
                <w:rFonts w:ascii="Times New Roman" w:hAnsi="Times New Roman"/>
                <w:sz w:val="25"/>
                <w:szCs w:val="25"/>
              </w:rPr>
              <w:t>Rate limiting per port</w:t>
            </w:r>
          </w:p>
        </w:tc>
        <w:tc>
          <w:tcPr>
            <w:tcW w:w="3402" w:type="dxa"/>
          </w:tcPr>
          <w:p w14:paraId="1AA9742C" w14:textId="77777777" w:rsidR="001A1042" w:rsidRPr="00A5017A" w:rsidRDefault="00DD320D">
            <w:pPr>
              <w:rPr>
                <w:rFonts w:ascii="Times New Roman" w:hAnsi="Times New Roman"/>
                <w:sz w:val="25"/>
                <w:szCs w:val="25"/>
              </w:rPr>
            </w:pPr>
            <w:r w:rsidRPr="00A5017A">
              <w:rPr>
                <w:rFonts w:ascii="Times New Roman" w:hAnsi="Times New Roman"/>
                <w:sz w:val="25"/>
                <w:szCs w:val="25"/>
              </w:rPr>
              <w:t>Cấu hình max 5 Gbps; chạy 10G traffic</w:t>
            </w:r>
          </w:p>
        </w:tc>
        <w:tc>
          <w:tcPr>
            <w:tcW w:w="2835" w:type="dxa"/>
          </w:tcPr>
          <w:p w14:paraId="71DA7E98" w14:textId="77777777" w:rsidR="001A1042" w:rsidRPr="00A5017A" w:rsidRDefault="00DD320D">
            <w:pPr>
              <w:rPr>
                <w:rFonts w:ascii="Times New Roman" w:hAnsi="Times New Roman"/>
                <w:sz w:val="25"/>
                <w:szCs w:val="25"/>
              </w:rPr>
            </w:pPr>
            <w:r w:rsidRPr="00A5017A">
              <w:rPr>
                <w:rFonts w:ascii="Times New Roman" w:hAnsi="Times New Roman"/>
                <w:sz w:val="25"/>
                <w:szCs w:val="25"/>
              </w:rPr>
              <w:t>Throughput bị giới hạn ≤ 5 Gbps ±5%</w:t>
            </w:r>
          </w:p>
        </w:tc>
      </w:tr>
      <w:tr w:rsidR="001A1042" w:rsidRPr="00A5017A" w14:paraId="2FF23DE7" w14:textId="77777777">
        <w:tc>
          <w:tcPr>
            <w:tcW w:w="1417" w:type="dxa"/>
            <w:shd w:val="clear" w:color="auto" w:fill="DEE9F5"/>
          </w:tcPr>
          <w:p w14:paraId="7939BC6F" w14:textId="77777777" w:rsidR="001A1042" w:rsidRPr="00A5017A" w:rsidRDefault="00DD320D">
            <w:pPr>
              <w:rPr>
                <w:rFonts w:ascii="Times New Roman" w:hAnsi="Times New Roman"/>
                <w:sz w:val="25"/>
                <w:szCs w:val="25"/>
              </w:rPr>
            </w:pPr>
            <w:r w:rsidRPr="00A5017A">
              <w:rPr>
                <w:rFonts w:ascii="Times New Roman" w:hAnsi="Times New Roman"/>
                <w:sz w:val="25"/>
                <w:szCs w:val="25"/>
              </w:rPr>
              <w:t>T4-QOS-02</w:t>
            </w:r>
          </w:p>
        </w:tc>
        <w:tc>
          <w:tcPr>
            <w:tcW w:w="2268" w:type="dxa"/>
            <w:shd w:val="clear" w:color="auto" w:fill="DEE9F5"/>
          </w:tcPr>
          <w:p w14:paraId="36FEE1DD" w14:textId="77777777" w:rsidR="001A1042" w:rsidRPr="00A5017A" w:rsidRDefault="00DD320D">
            <w:pPr>
              <w:rPr>
                <w:rFonts w:ascii="Times New Roman" w:hAnsi="Times New Roman"/>
                <w:sz w:val="25"/>
                <w:szCs w:val="25"/>
              </w:rPr>
            </w:pPr>
            <w:r w:rsidRPr="00A5017A">
              <w:rPr>
                <w:rFonts w:ascii="Times New Roman" w:hAnsi="Times New Roman"/>
                <w:sz w:val="25"/>
                <w:szCs w:val="25"/>
              </w:rPr>
              <w:t>Traffic prioritization</w:t>
            </w:r>
          </w:p>
        </w:tc>
        <w:tc>
          <w:tcPr>
            <w:tcW w:w="3402" w:type="dxa"/>
            <w:shd w:val="clear" w:color="auto" w:fill="DEE9F5"/>
          </w:tcPr>
          <w:p w14:paraId="6B2BB8B8" w14:textId="77777777" w:rsidR="001A1042" w:rsidRPr="00A5017A" w:rsidRDefault="00DD320D">
            <w:pPr>
              <w:rPr>
                <w:rFonts w:ascii="Times New Roman" w:hAnsi="Times New Roman"/>
                <w:sz w:val="25"/>
                <w:szCs w:val="25"/>
              </w:rPr>
            </w:pPr>
            <w:r w:rsidRPr="00A5017A">
              <w:rPr>
                <w:rFonts w:ascii="Times New Roman" w:hAnsi="Times New Roman"/>
                <w:sz w:val="25"/>
                <w:szCs w:val="25"/>
              </w:rPr>
              <w:t>2 queue high/low; gây congestion</w:t>
            </w:r>
          </w:p>
        </w:tc>
        <w:tc>
          <w:tcPr>
            <w:tcW w:w="2835" w:type="dxa"/>
            <w:shd w:val="clear" w:color="auto" w:fill="DEE9F5"/>
          </w:tcPr>
          <w:p w14:paraId="075A5818" w14:textId="77777777" w:rsidR="001A1042" w:rsidRPr="00A5017A" w:rsidRDefault="00DD320D">
            <w:pPr>
              <w:rPr>
                <w:rFonts w:ascii="Times New Roman" w:hAnsi="Times New Roman"/>
                <w:sz w:val="25"/>
                <w:szCs w:val="25"/>
              </w:rPr>
            </w:pPr>
            <w:r w:rsidRPr="00A5017A">
              <w:rPr>
                <w:rFonts w:ascii="Times New Roman" w:hAnsi="Times New Roman"/>
                <w:sz w:val="25"/>
                <w:szCs w:val="25"/>
              </w:rPr>
              <w:t>High priority không bị ảnh hưởng; loss chỉ ở low priority</w:t>
            </w:r>
          </w:p>
        </w:tc>
      </w:tr>
      <w:tr w:rsidR="001A1042" w:rsidRPr="00A5017A" w14:paraId="636E450B" w14:textId="77777777">
        <w:tc>
          <w:tcPr>
            <w:tcW w:w="1417" w:type="dxa"/>
          </w:tcPr>
          <w:p w14:paraId="7B3D8EB2" w14:textId="77777777" w:rsidR="001A1042" w:rsidRPr="00A5017A" w:rsidRDefault="00DD320D">
            <w:pPr>
              <w:rPr>
                <w:rFonts w:ascii="Times New Roman" w:hAnsi="Times New Roman"/>
                <w:sz w:val="25"/>
                <w:szCs w:val="25"/>
              </w:rPr>
            </w:pPr>
            <w:r w:rsidRPr="00A5017A">
              <w:rPr>
                <w:rFonts w:ascii="Times New Roman" w:hAnsi="Times New Roman"/>
                <w:sz w:val="25"/>
                <w:szCs w:val="25"/>
              </w:rPr>
              <w:t>T4-QOS-03</w:t>
            </w:r>
          </w:p>
        </w:tc>
        <w:tc>
          <w:tcPr>
            <w:tcW w:w="2268" w:type="dxa"/>
          </w:tcPr>
          <w:p w14:paraId="03984352" w14:textId="77777777" w:rsidR="001A1042" w:rsidRPr="00A5017A" w:rsidRDefault="00DD320D">
            <w:pPr>
              <w:rPr>
                <w:rFonts w:ascii="Times New Roman" w:hAnsi="Times New Roman"/>
                <w:sz w:val="25"/>
                <w:szCs w:val="25"/>
              </w:rPr>
            </w:pPr>
            <w:r w:rsidRPr="00A5017A">
              <w:rPr>
                <w:rFonts w:ascii="Times New Roman" w:hAnsi="Times New Roman"/>
                <w:sz w:val="25"/>
                <w:szCs w:val="25"/>
              </w:rPr>
              <w:t>DSCP marking</w:t>
            </w:r>
          </w:p>
        </w:tc>
        <w:tc>
          <w:tcPr>
            <w:tcW w:w="3402" w:type="dxa"/>
          </w:tcPr>
          <w:p w14:paraId="035B4FA0" w14:textId="77777777" w:rsidR="001A1042" w:rsidRPr="00A5017A" w:rsidRDefault="00DD320D">
            <w:pPr>
              <w:rPr>
                <w:rFonts w:ascii="Times New Roman" w:hAnsi="Times New Roman"/>
                <w:sz w:val="25"/>
                <w:szCs w:val="25"/>
              </w:rPr>
            </w:pPr>
            <w:r w:rsidRPr="00A5017A">
              <w:rPr>
                <w:rFonts w:ascii="Times New Roman" w:hAnsi="Times New Roman"/>
                <w:sz w:val="25"/>
                <w:szCs w:val="25"/>
              </w:rPr>
              <w:t>Cấu hình DSCP remark qua OVS flow</w:t>
            </w:r>
          </w:p>
        </w:tc>
        <w:tc>
          <w:tcPr>
            <w:tcW w:w="2835" w:type="dxa"/>
          </w:tcPr>
          <w:p w14:paraId="610A4E64" w14:textId="77777777" w:rsidR="001A1042" w:rsidRPr="00A5017A" w:rsidRDefault="00DD320D">
            <w:pPr>
              <w:rPr>
                <w:rFonts w:ascii="Times New Roman" w:hAnsi="Times New Roman"/>
                <w:sz w:val="25"/>
                <w:szCs w:val="25"/>
              </w:rPr>
            </w:pPr>
            <w:r w:rsidRPr="00A5017A">
              <w:rPr>
                <w:rFonts w:ascii="Times New Roman" w:hAnsi="Times New Roman"/>
                <w:sz w:val="25"/>
                <w:szCs w:val="25"/>
              </w:rPr>
              <w:t>Packet ra có đúng DSCP value</w:t>
            </w:r>
          </w:p>
        </w:tc>
      </w:tr>
      <w:tr w:rsidR="001A1042" w:rsidRPr="00A5017A" w14:paraId="27A331C1" w14:textId="77777777">
        <w:tc>
          <w:tcPr>
            <w:tcW w:w="1417" w:type="dxa"/>
            <w:shd w:val="clear" w:color="auto" w:fill="DEE9F5"/>
          </w:tcPr>
          <w:p w14:paraId="185B945C" w14:textId="77777777" w:rsidR="001A1042" w:rsidRPr="00A5017A" w:rsidRDefault="00DD320D">
            <w:pPr>
              <w:rPr>
                <w:rFonts w:ascii="Times New Roman" w:hAnsi="Times New Roman"/>
                <w:sz w:val="25"/>
                <w:szCs w:val="25"/>
              </w:rPr>
            </w:pPr>
            <w:r w:rsidRPr="00A5017A">
              <w:rPr>
                <w:rFonts w:ascii="Times New Roman" w:hAnsi="Times New Roman"/>
                <w:sz w:val="25"/>
                <w:szCs w:val="25"/>
              </w:rPr>
              <w:t>T4-QOS-04</w:t>
            </w:r>
          </w:p>
        </w:tc>
        <w:tc>
          <w:tcPr>
            <w:tcW w:w="2268" w:type="dxa"/>
            <w:shd w:val="clear" w:color="auto" w:fill="DEE9F5"/>
          </w:tcPr>
          <w:p w14:paraId="0C574D57" w14:textId="77777777" w:rsidR="001A1042" w:rsidRPr="00A5017A" w:rsidRDefault="00DD320D">
            <w:pPr>
              <w:rPr>
                <w:rFonts w:ascii="Times New Roman" w:hAnsi="Times New Roman"/>
                <w:sz w:val="25"/>
                <w:szCs w:val="25"/>
              </w:rPr>
            </w:pPr>
            <w:r w:rsidRPr="00A5017A">
              <w:rPr>
                <w:rFonts w:ascii="Times New Roman" w:hAnsi="Times New Roman"/>
                <w:sz w:val="25"/>
                <w:szCs w:val="25"/>
              </w:rPr>
              <w:t>802.1P priority</w:t>
            </w:r>
          </w:p>
        </w:tc>
        <w:tc>
          <w:tcPr>
            <w:tcW w:w="3402" w:type="dxa"/>
            <w:shd w:val="clear" w:color="auto" w:fill="DEE9F5"/>
          </w:tcPr>
          <w:p w14:paraId="0C3EB3C3" w14:textId="77777777" w:rsidR="001A1042" w:rsidRPr="00A5017A" w:rsidRDefault="00DD320D">
            <w:pPr>
              <w:rPr>
                <w:rFonts w:ascii="Times New Roman" w:hAnsi="Times New Roman"/>
                <w:sz w:val="25"/>
                <w:szCs w:val="25"/>
              </w:rPr>
            </w:pPr>
            <w:r w:rsidRPr="00A5017A">
              <w:rPr>
                <w:rFonts w:ascii="Times New Roman" w:hAnsi="Times New Roman"/>
                <w:sz w:val="25"/>
                <w:szCs w:val="25"/>
              </w:rPr>
              <w:t>Cấu hình VLAN priority qua switch</w:t>
            </w:r>
          </w:p>
        </w:tc>
        <w:tc>
          <w:tcPr>
            <w:tcW w:w="2835" w:type="dxa"/>
            <w:shd w:val="clear" w:color="auto" w:fill="DEE9F5"/>
          </w:tcPr>
          <w:p w14:paraId="5C82F94F" w14:textId="77777777" w:rsidR="001A1042" w:rsidRPr="00A5017A" w:rsidRDefault="00DD320D">
            <w:pPr>
              <w:rPr>
                <w:rFonts w:ascii="Times New Roman" w:hAnsi="Times New Roman"/>
                <w:sz w:val="25"/>
                <w:szCs w:val="25"/>
              </w:rPr>
            </w:pPr>
            <w:r w:rsidRPr="00A5017A">
              <w:rPr>
                <w:rFonts w:ascii="Times New Roman" w:hAnsi="Times New Roman"/>
                <w:sz w:val="25"/>
                <w:szCs w:val="25"/>
              </w:rPr>
              <w:t>Packet giữ đúng 802.1P priority bits</w:t>
            </w:r>
          </w:p>
        </w:tc>
      </w:tr>
    </w:tbl>
    <w:p w14:paraId="3AB87BBA" w14:textId="77777777" w:rsidR="001A1042" w:rsidRPr="00A5017A" w:rsidRDefault="001A1042">
      <w:pPr>
        <w:rPr>
          <w:rFonts w:ascii="Times New Roman" w:hAnsi="Times New Roman"/>
          <w:sz w:val="25"/>
          <w:szCs w:val="25"/>
        </w:rPr>
      </w:pPr>
    </w:p>
    <w:p w14:paraId="526F5467" w14:textId="77777777" w:rsidR="001A1042" w:rsidRPr="00A5017A" w:rsidRDefault="00DD320D">
      <w:pPr>
        <w:pStyle w:val="Heading3"/>
        <w:rPr>
          <w:rFonts w:ascii="Times New Roman" w:hAnsi="Times New Roman" w:cs="Times New Roman"/>
          <w:sz w:val="25"/>
          <w:szCs w:val="25"/>
        </w:rPr>
      </w:pPr>
      <w:r w:rsidRPr="00A5017A">
        <w:rPr>
          <w:rFonts w:ascii="Times New Roman" w:hAnsi="Times New Roman" w:cs="Times New Roman"/>
          <w:b/>
          <w:sz w:val="25"/>
          <w:szCs w:val="25"/>
        </w:rPr>
        <w:t>4.3 Kiểm thử Tích hợp Đầu-cuối (End-to-End)</w:t>
      </w:r>
    </w:p>
    <w:tbl>
      <w:tblPr>
        <w:tblStyle w:val="TableGrid"/>
        <w:tblW w:w="0" w:type="auto"/>
        <w:tblLook w:val="04A0" w:firstRow="1" w:lastRow="0" w:firstColumn="1" w:lastColumn="0" w:noHBand="0" w:noVBand="1"/>
      </w:tblPr>
      <w:tblGrid>
        <w:gridCol w:w="1337"/>
        <w:gridCol w:w="2455"/>
        <w:gridCol w:w="3133"/>
        <w:gridCol w:w="2651"/>
      </w:tblGrid>
      <w:tr w:rsidR="001A1042" w:rsidRPr="00A5017A" w14:paraId="1CE2F232" w14:textId="77777777">
        <w:tc>
          <w:tcPr>
            <w:tcW w:w="1417" w:type="dxa"/>
            <w:shd w:val="clear" w:color="auto" w:fill="1F4E79"/>
          </w:tcPr>
          <w:p w14:paraId="1405D859"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551" w:type="dxa"/>
            <w:shd w:val="clear" w:color="auto" w:fill="1F4E79"/>
          </w:tcPr>
          <w:p w14:paraId="3F499B82"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Tên bài test</w:t>
            </w:r>
          </w:p>
        </w:tc>
        <w:tc>
          <w:tcPr>
            <w:tcW w:w="3402" w:type="dxa"/>
            <w:shd w:val="clear" w:color="auto" w:fill="1F4E79"/>
          </w:tcPr>
          <w:p w14:paraId="05DFA784"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Phương pháp thực hiện</w:t>
            </w:r>
          </w:p>
        </w:tc>
        <w:tc>
          <w:tcPr>
            <w:tcW w:w="2835" w:type="dxa"/>
            <w:shd w:val="clear" w:color="auto" w:fill="1F4E79"/>
          </w:tcPr>
          <w:p w14:paraId="702A2BE5"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1DDBCBA2" w14:textId="77777777">
        <w:tc>
          <w:tcPr>
            <w:tcW w:w="1417" w:type="dxa"/>
          </w:tcPr>
          <w:p w14:paraId="49722156" w14:textId="77777777" w:rsidR="001A1042" w:rsidRPr="00A5017A" w:rsidRDefault="00DD320D">
            <w:pPr>
              <w:rPr>
                <w:rFonts w:ascii="Times New Roman" w:hAnsi="Times New Roman"/>
                <w:sz w:val="25"/>
                <w:szCs w:val="25"/>
              </w:rPr>
            </w:pPr>
            <w:r w:rsidRPr="00A5017A">
              <w:rPr>
                <w:rFonts w:ascii="Times New Roman" w:hAnsi="Times New Roman"/>
                <w:sz w:val="25"/>
                <w:szCs w:val="25"/>
              </w:rPr>
              <w:t>T4-E2E-01</w:t>
            </w:r>
          </w:p>
        </w:tc>
        <w:tc>
          <w:tcPr>
            <w:tcW w:w="2551" w:type="dxa"/>
          </w:tcPr>
          <w:p w14:paraId="3A75AA6C" w14:textId="77777777" w:rsidR="001A1042" w:rsidRPr="00A5017A" w:rsidRDefault="00DD320D">
            <w:pPr>
              <w:rPr>
                <w:rFonts w:ascii="Times New Roman" w:hAnsi="Times New Roman"/>
                <w:sz w:val="25"/>
                <w:szCs w:val="25"/>
              </w:rPr>
            </w:pPr>
            <w:r w:rsidRPr="00A5017A">
              <w:rPr>
                <w:rFonts w:ascii="Times New Roman" w:hAnsi="Times New Roman"/>
                <w:sz w:val="25"/>
                <w:szCs w:val="25"/>
              </w:rPr>
              <w:t>VM-to-VM cùng host qua OVS+VXLAN</w:t>
            </w:r>
          </w:p>
        </w:tc>
        <w:tc>
          <w:tcPr>
            <w:tcW w:w="3402" w:type="dxa"/>
          </w:tcPr>
          <w:p w14:paraId="4F17C454" w14:textId="77777777" w:rsidR="001A1042" w:rsidRPr="00A5017A" w:rsidRDefault="00DD320D">
            <w:pPr>
              <w:rPr>
                <w:rFonts w:ascii="Times New Roman" w:hAnsi="Times New Roman"/>
                <w:sz w:val="25"/>
                <w:szCs w:val="25"/>
              </w:rPr>
            </w:pPr>
            <w:r w:rsidRPr="00A5017A">
              <w:rPr>
                <w:rFonts w:ascii="Times New Roman" w:hAnsi="Times New Roman"/>
                <w:sz w:val="25"/>
                <w:szCs w:val="25"/>
              </w:rPr>
              <w:t>Ping + iperf3; 2 VM cùng host; overlay VXLAN</w:t>
            </w:r>
          </w:p>
        </w:tc>
        <w:tc>
          <w:tcPr>
            <w:tcW w:w="2835" w:type="dxa"/>
          </w:tcPr>
          <w:p w14:paraId="5DD3B536" w14:textId="77777777" w:rsidR="001A1042" w:rsidRPr="00A5017A" w:rsidRDefault="00DD320D">
            <w:pPr>
              <w:rPr>
                <w:rFonts w:ascii="Times New Roman" w:hAnsi="Times New Roman"/>
                <w:sz w:val="25"/>
                <w:szCs w:val="25"/>
              </w:rPr>
            </w:pPr>
            <w:r w:rsidRPr="00A5017A">
              <w:rPr>
                <w:rFonts w:ascii="Times New Roman" w:hAnsi="Times New Roman"/>
                <w:sz w:val="25"/>
                <w:szCs w:val="25"/>
              </w:rPr>
              <w:t>≥ 20 Gbps; latency &lt; 100 µs</w:t>
            </w:r>
          </w:p>
        </w:tc>
      </w:tr>
      <w:tr w:rsidR="001A1042" w:rsidRPr="00A5017A" w14:paraId="5F8BE7F5" w14:textId="77777777">
        <w:tc>
          <w:tcPr>
            <w:tcW w:w="1417" w:type="dxa"/>
            <w:shd w:val="clear" w:color="auto" w:fill="DEE9F5"/>
          </w:tcPr>
          <w:p w14:paraId="141FD8BA" w14:textId="77777777" w:rsidR="001A1042" w:rsidRPr="00A5017A" w:rsidRDefault="00DD320D">
            <w:pPr>
              <w:rPr>
                <w:rFonts w:ascii="Times New Roman" w:hAnsi="Times New Roman"/>
                <w:sz w:val="25"/>
                <w:szCs w:val="25"/>
              </w:rPr>
            </w:pPr>
            <w:r w:rsidRPr="00A5017A">
              <w:rPr>
                <w:rFonts w:ascii="Times New Roman" w:hAnsi="Times New Roman"/>
                <w:sz w:val="25"/>
                <w:szCs w:val="25"/>
              </w:rPr>
              <w:t>T4-E2E-02</w:t>
            </w:r>
          </w:p>
        </w:tc>
        <w:tc>
          <w:tcPr>
            <w:tcW w:w="2551" w:type="dxa"/>
            <w:shd w:val="clear" w:color="auto" w:fill="DEE9F5"/>
          </w:tcPr>
          <w:p w14:paraId="24CA0700" w14:textId="77777777" w:rsidR="001A1042" w:rsidRPr="00A5017A" w:rsidRDefault="00DD320D">
            <w:pPr>
              <w:rPr>
                <w:rFonts w:ascii="Times New Roman" w:hAnsi="Times New Roman"/>
                <w:sz w:val="25"/>
                <w:szCs w:val="25"/>
              </w:rPr>
            </w:pPr>
            <w:r w:rsidRPr="00A5017A">
              <w:rPr>
                <w:rFonts w:ascii="Times New Roman" w:hAnsi="Times New Roman"/>
                <w:sz w:val="25"/>
                <w:szCs w:val="25"/>
              </w:rPr>
              <w:t>VM-to-VM khác host qua VXLAN</w:t>
            </w:r>
          </w:p>
        </w:tc>
        <w:tc>
          <w:tcPr>
            <w:tcW w:w="3402" w:type="dxa"/>
            <w:shd w:val="clear" w:color="auto" w:fill="DEE9F5"/>
          </w:tcPr>
          <w:p w14:paraId="757B6403" w14:textId="77777777" w:rsidR="001A1042" w:rsidRPr="00A5017A" w:rsidRDefault="00DD320D">
            <w:pPr>
              <w:rPr>
                <w:rFonts w:ascii="Times New Roman" w:hAnsi="Times New Roman"/>
                <w:sz w:val="25"/>
                <w:szCs w:val="25"/>
              </w:rPr>
            </w:pPr>
            <w:r w:rsidRPr="00A5017A">
              <w:rPr>
                <w:rFonts w:ascii="Times New Roman" w:hAnsi="Times New Roman"/>
                <w:sz w:val="25"/>
                <w:szCs w:val="25"/>
              </w:rPr>
              <w:t>iperf3 giữa 2 VM khác server</w:t>
            </w:r>
          </w:p>
        </w:tc>
        <w:tc>
          <w:tcPr>
            <w:tcW w:w="2835" w:type="dxa"/>
            <w:shd w:val="clear" w:color="auto" w:fill="DEE9F5"/>
          </w:tcPr>
          <w:p w14:paraId="19B8BF34" w14:textId="77777777" w:rsidR="001A1042" w:rsidRPr="00A5017A" w:rsidRDefault="00DD320D">
            <w:pPr>
              <w:rPr>
                <w:rFonts w:ascii="Times New Roman" w:hAnsi="Times New Roman"/>
                <w:sz w:val="25"/>
                <w:szCs w:val="25"/>
              </w:rPr>
            </w:pPr>
            <w:r w:rsidRPr="00A5017A">
              <w:rPr>
                <w:rFonts w:ascii="Times New Roman" w:hAnsi="Times New Roman"/>
                <w:sz w:val="25"/>
                <w:szCs w:val="25"/>
              </w:rPr>
              <w:t>≥ 20 Gbps end-to-end</w:t>
            </w:r>
          </w:p>
        </w:tc>
      </w:tr>
      <w:tr w:rsidR="001A1042" w:rsidRPr="00A5017A" w14:paraId="7A67A0CB" w14:textId="77777777">
        <w:tc>
          <w:tcPr>
            <w:tcW w:w="1417" w:type="dxa"/>
          </w:tcPr>
          <w:p w14:paraId="154E9971" w14:textId="77777777" w:rsidR="001A1042" w:rsidRPr="00A5017A" w:rsidRDefault="00DD320D">
            <w:pPr>
              <w:rPr>
                <w:rFonts w:ascii="Times New Roman" w:hAnsi="Times New Roman"/>
                <w:sz w:val="25"/>
                <w:szCs w:val="25"/>
              </w:rPr>
            </w:pPr>
            <w:r w:rsidRPr="00A5017A">
              <w:rPr>
                <w:rFonts w:ascii="Times New Roman" w:hAnsi="Times New Roman"/>
                <w:sz w:val="25"/>
                <w:szCs w:val="25"/>
              </w:rPr>
              <w:t>T4-E2E-03</w:t>
            </w:r>
          </w:p>
        </w:tc>
        <w:tc>
          <w:tcPr>
            <w:tcW w:w="2551" w:type="dxa"/>
          </w:tcPr>
          <w:p w14:paraId="03614C10" w14:textId="77777777" w:rsidR="001A1042" w:rsidRPr="00A5017A" w:rsidRDefault="00DD320D">
            <w:pPr>
              <w:rPr>
                <w:rFonts w:ascii="Times New Roman" w:hAnsi="Times New Roman"/>
                <w:sz w:val="25"/>
                <w:szCs w:val="25"/>
              </w:rPr>
            </w:pPr>
            <w:r w:rsidRPr="00A5017A">
              <w:rPr>
                <w:rFonts w:ascii="Times New Roman" w:hAnsi="Times New Roman"/>
                <w:sz w:val="25"/>
                <w:szCs w:val="25"/>
              </w:rPr>
              <w:t>Stress test tổng hợp 72h</w:t>
            </w:r>
          </w:p>
        </w:tc>
        <w:tc>
          <w:tcPr>
            <w:tcW w:w="3402" w:type="dxa"/>
          </w:tcPr>
          <w:p w14:paraId="46AFA448" w14:textId="77777777" w:rsidR="001A1042" w:rsidRPr="00A5017A" w:rsidRDefault="00DD320D">
            <w:pPr>
              <w:rPr>
                <w:rFonts w:ascii="Times New Roman" w:hAnsi="Times New Roman"/>
                <w:sz w:val="25"/>
                <w:szCs w:val="25"/>
              </w:rPr>
            </w:pPr>
            <w:r w:rsidRPr="00A5017A">
              <w:rPr>
                <w:rFonts w:ascii="Times New Roman" w:hAnsi="Times New Roman"/>
                <w:sz w:val="25"/>
                <w:szCs w:val="25"/>
              </w:rPr>
              <w:t>iperf3 + VXLAN + SR-IOV đồng thời liên tục 72h</w:t>
            </w:r>
          </w:p>
        </w:tc>
        <w:tc>
          <w:tcPr>
            <w:tcW w:w="2835" w:type="dxa"/>
          </w:tcPr>
          <w:p w14:paraId="5B3E26E9" w14:textId="77777777" w:rsidR="001A1042" w:rsidRPr="00A5017A" w:rsidRDefault="00DD320D">
            <w:pPr>
              <w:rPr>
                <w:rFonts w:ascii="Times New Roman" w:hAnsi="Times New Roman"/>
                <w:sz w:val="25"/>
                <w:szCs w:val="25"/>
              </w:rPr>
            </w:pPr>
            <w:r w:rsidRPr="00A5017A">
              <w:rPr>
                <w:rFonts w:ascii="Times New Roman" w:hAnsi="Times New Roman"/>
                <w:sz w:val="25"/>
                <w:szCs w:val="25"/>
              </w:rPr>
              <w:t>Không crash; không link down; không data corruption</w:t>
            </w:r>
          </w:p>
        </w:tc>
      </w:tr>
      <w:tr w:rsidR="001A1042" w:rsidRPr="00A5017A" w14:paraId="40F84706" w14:textId="77777777">
        <w:tc>
          <w:tcPr>
            <w:tcW w:w="1417" w:type="dxa"/>
            <w:shd w:val="clear" w:color="auto" w:fill="DEE9F5"/>
          </w:tcPr>
          <w:p w14:paraId="74907804" w14:textId="77777777" w:rsidR="001A1042" w:rsidRPr="00A5017A" w:rsidRDefault="00DD320D">
            <w:pPr>
              <w:rPr>
                <w:rFonts w:ascii="Times New Roman" w:hAnsi="Times New Roman"/>
                <w:sz w:val="25"/>
                <w:szCs w:val="25"/>
              </w:rPr>
            </w:pPr>
            <w:r w:rsidRPr="00A5017A">
              <w:rPr>
                <w:rFonts w:ascii="Times New Roman" w:hAnsi="Times New Roman"/>
                <w:sz w:val="25"/>
                <w:szCs w:val="25"/>
              </w:rPr>
              <w:t>T4-E2E-04</w:t>
            </w:r>
          </w:p>
        </w:tc>
        <w:tc>
          <w:tcPr>
            <w:tcW w:w="2551" w:type="dxa"/>
            <w:shd w:val="clear" w:color="auto" w:fill="DEE9F5"/>
          </w:tcPr>
          <w:p w14:paraId="65591D6C" w14:textId="77777777" w:rsidR="001A1042" w:rsidRPr="00A5017A" w:rsidRDefault="00DD320D">
            <w:pPr>
              <w:rPr>
                <w:rFonts w:ascii="Times New Roman" w:hAnsi="Times New Roman"/>
                <w:sz w:val="25"/>
                <w:szCs w:val="25"/>
              </w:rPr>
            </w:pPr>
            <w:r w:rsidRPr="00A5017A">
              <w:rPr>
                <w:rFonts w:ascii="Times New Roman" w:hAnsi="Times New Roman"/>
                <w:sz w:val="25"/>
                <w:szCs w:val="25"/>
              </w:rPr>
              <w:t>Recovery sau mất điện đột ngột</w:t>
            </w:r>
          </w:p>
        </w:tc>
        <w:tc>
          <w:tcPr>
            <w:tcW w:w="3402" w:type="dxa"/>
            <w:shd w:val="clear" w:color="auto" w:fill="DEE9F5"/>
          </w:tcPr>
          <w:p w14:paraId="26CAAEB3" w14:textId="77777777" w:rsidR="001A1042" w:rsidRPr="00A5017A" w:rsidRDefault="00DD320D">
            <w:pPr>
              <w:rPr>
                <w:rFonts w:ascii="Times New Roman" w:hAnsi="Times New Roman"/>
                <w:sz w:val="25"/>
                <w:szCs w:val="25"/>
              </w:rPr>
            </w:pPr>
            <w:r w:rsidRPr="00A5017A">
              <w:rPr>
                <w:rFonts w:ascii="Times New Roman" w:hAnsi="Times New Roman"/>
                <w:sz w:val="25"/>
                <w:szCs w:val="25"/>
              </w:rPr>
              <w:t>Tắt nguồn đột ngột; khởi động lại</w:t>
            </w:r>
          </w:p>
        </w:tc>
        <w:tc>
          <w:tcPr>
            <w:tcW w:w="2835" w:type="dxa"/>
            <w:shd w:val="clear" w:color="auto" w:fill="DEE9F5"/>
          </w:tcPr>
          <w:p w14:paraId="489CC32C" w14:textId="77777777" w:rsidR="001A1042" w:rsidRPr="00A5017A" w:rsidRDefault="00DD320D">
            <w:pPr>
              <w:rPr>
                <w:rFonts w:ascii="Times New Roman" w:hAnsi="Times New Roman"/>
                <w:sz w:val="25"/>
                <w:szCs w:val="25"/>
              </w:rPr>
            </w:pPr>
            <w:r w:rsidRPr="00A5017A">
              <w:rPr>
                <w:rFonts w:ascii="Times New Roman" w:hAnsi="Times New Roman"/>
                <w:sz w:val="25"/>
                <w:szCs w:val="25"/>
              </w:rPr>
              <w:t>Card tự nhận diện; driver load; OVS offload hoạt động trở lại</w:t>
            </w:r>
          </w:p>
        </w:tc>
      </w:tr>
    </w:tbl>
    <w:p w14:paraId="0FC99B6E" w14:textId="77777777" w:rsidR="001A1042" w:rsidRPr="00A5017A" w:rsidRDefault="001A1042">
      <w:pPr>
        <w:rPr>
          <w:rFonts w:ascii="Times New Roman" w:hAnsi="Times New Roman"/>
          <w:sz w:val="25"/>
          <w:szCs w:val="25"/>
        </w:rPr>
      </w:pPr>
    </w:p>
    <w:p w14:paraId="445C942A" w14:textId="77777777" w:rsidR="001A1042" w:rsidRPr="00A5017A" w:rsidRDefault="00DD320D">
      <w:pPr>
        <w:pStyle w:val="Heading2"/>
        <w:rPr>
          <w:rFonts w:ascii="Times New Roman" w:hAnsi="Times New Roman" w:cs="Times New Roman"/>
          <w:sz w:val="25"/>
          <w:szCs w:val="25"/>
        </w:rPr>
      </w:pPr>
      <w:r w:rsidRPr="00A5017A">
        <w:rPr>
          <w:rFonts w:ascii="Times New Roman" w:hAnsi="Times New Roman" w:cs="Times New Roman"/>
          <w:b/>
          <w:sz w:val="25"/>
          <w:szCs w:val="25"/>
        </w:rPr>
        <w:t>5. GIAI ĐOẠN T5 – NGHIỆM THU TÀI LIỆU VÀ BÀN GIAO</w:t>
      </w:r>
    </w:p>
    <w:tbl>
      <w:tblPr>
        <w:tblStyle w:val="TableGrid"/>
        <w:tblW w:w="0" w:type="auto"/>
        <w:tblLook w:val="04A0" w:firstRow="1" w:lastRow="0" w:firstColumn="1" w:lastColumn="0" w:noHBand="0" w:noVBand="1"/>
      </w:tblPr>
      <w:tblGrid>
        <w:gridCol w:w="1381"/>
        <w:gridCol w:w="2771"/>
        <w:gridCol w:w="5424"/>
      </w:tblGrid>
      <w:tr w:rsidR="001A1042" w:rsidRPr="00A5017A" w14:paraId="2EEA9125" w14:textId="77777777">
        <w:tc>
          <w:tcPr>
            <w:tcW w:w="1417" w:type="dxa"/>
            <w:shd w:val="clear" w:color="auto" w:fill="1F4E79"/>
          </w:tcPr>
          <w:p w14:paraId="2EACFADB"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ID</w:t>
            </w:r>
          </w:p>
        </w:tc>
        <w:tc>
          <w:tcPr>
            <w:tcW w:w="2835" w:type="dxa"/>
            <w:shd w:val="clear" w:color="auto" w:fill="1F4E79"/>
          </w:tcPr>
          <w:p w14:paraId="3D20771B"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Hạng mục bàn giao</w:t>
            </w:r>
          </w:p>
        </w:tc>
        <w:tc>
          <w:tcPr>
            <w:tcW w:w="5669" w:type="dxa"/>
            <w:shd w:val="clear" w:color="auto" w:fill="1F4E79"/>
          </w:tcPr>
          <w:p w14:paraId="21860E98"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Tiêu chí PASSED</w:t>
            </w:r>
          </w:p>
        </w:tc>
      </w:tr>
      <w:tr w:rsidR="001A1042" w:rsidRPr="00A5017A" w14:paraId="1513FA1B" w14:textId="77777777">
        <w:tc>
          <w:tcPr>
            <w:tcW w:w="1417" w:type="dxa"/>
          </w:tcPr>
          <w:p w14:paraId="77CF0D8F"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T5-DOC-01</w:t>
            </w:r>
          </w:p>
        </w:tc>
        <w:tc>
          <w:tcPr>
            <w:tcW w:w="2835" w:type="dxa"/>
          </w:tcPr>
          <w:p w14:paraId="5D480DF9" w14:textId="77777777" w:rsidR="001A1042" w:rsidRPr="00A5017A" w:rsidRDefault="00DD320D">
            <w:pPr>
              <w:rPr>
                <w:rFonts w:ascii="Times New Roman" w:hAnsi="Times New Roman"/>
                <w:sz w:val="25"/>
                <w:szCs w:val="25"/>
              </w:rPr>
            </w:pPr>
            <w:r w:rsidRPr="00A5017A">
              <w:rPr>
                <w:rFonts w:ascii="Times New Roman" w:hAnsi="Times New Roman"/>
                <w:sz w:val="25"/>
                <w:szCs w:val="25"/>
              </w:rPr>
              <w:t>Code Verilog firmware FPGA</w:t>
            </w:r>
          </w:p>
        </w:tc>
        <w:tc>
          <w:tcPr>
            <w:tcW w:w="5669" w:type="dxa"/>
          </w:tcPr>
          <w:p w14:paraId="304D005F" w14:textId="77777777" w:rsidR="001A1042" w:rsidRPr="00A5017A" w:rsidRDefault="00DD320D">
            <w:pPr>
              <w:rPr>
                <w:rFonts w:ascii="Times New Roman" w:hAnsi="Times New Roman"/>
                <w:sz w:val="25"/>
                <w:szCs w:val="25"/>
              </w:rPr>
            </w:pPr>
            <w:r w:rsidRPr="00A5017A">
              <w:rPr>
                <w:rFonts w:ascii="Times New Roman" w:hAnsi="Times New Roman"/>
                <w:sz w:val="25"/>
                <w:szCs w:val="25"/>
              </w:rPr>
              <w:t>Biên dịch thành công trên Vivado trong môi trường Bên B bàn giao</w:t>
            </w:r>
          </w:p>
        </w:tc>
      </w:tr>
      <w:tr w:rsidR="001A1042" w:rsidRPr="00A5017A" w14:paraId="101B9A11" w14:textId="77777777">
        <w:tc>
          <w:tcPr>
            <w:tcW w:w="1417" w:type="dxa"/>
            <w:shd w:val="clear" w:color="auto" w:fill="DEE9F5"/>
          </w:tcPr>
          <w:p w14:paraId="3A6E9D20"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T5-DOC-02</w:t>
            </w:r>
          </w:p>
        </w:tc>
        <w:tc>
          <w:tcPr>
            <w:tcW w:w="2835" w:type="dxa"/>
            <w:shd w:val="clear" w:color="auto" w:fill="DEE9F5"/>
          </w:tcPr>
          <w:p w14:paraId="408E9AC2" w14:textId="77777777" w:rsidR="001A1042" w:rsidRPr="00A5017A" w:rsidRDefault="00DD320D">
            <w:pPr>
              <w:rPr>
                <w:rFonts w:ascii="Times New Roman" w:hAnsi="Times New Roman"/>
                <w:sz w:val="25"/>
                <w:szCs w:val="25"/>
              </w:rPr>
            </w:pPr>
            <w:r w:rsidRPr="00A5017A">
              <w:rPr>
                <w:rFonts w:ascii="Times New Roman" w:hAnsi="Times New Roman"/>
                <w:sz w:val="25"/>
                <w:szCs w:val="25"/>
              </w:rPr>
              <w:t>Testbench</w:t>
            </w:r>
          </w:p>
        </w:tc>
        <w:tc>
          <w:tcPr>
            <w:tcW w:w="5669" w:type="dxa"/>
            <w:shd w:val="clear" w:color="auto" w:fill="DEE9F5"/>
          </w:tcPr>
          <w:p w14:paraId="39D3DEEA" w14:textId="77777777" w:rsidR="001A1042" w:rsidRPr="00A5017A" w:rsidRDefault="00DD320D">
            <w:pPr>
              <w:rPr>
                <w:rFonts w:ascii="Times New Roman" w:hAnsi="Times New Roman"/>
                <w:sz w:val="25"/>
                <w:szCs w:val="25"/>
              </w:rPr>
            </w:pPr>
            <w:r w:rsidRPr="00A5017A">
              <w:rPr>
                <w:rFonts w:ascii="Times New Roman" w:hAnsi="Times New Roman"/>
                <w:sz w:val="25"/>
                <w:szCs w:val="25"/>
              </w:rPr>
              <w:t>Chạy simulation; output khớp với mô tả trong tài liệu</w:t>
            </w:r>
          </w:p>
        </w:tc>
      </w:tr>
      <w:tr w:rsidR="001A1042" w:rsidRPr="00A5017A" w14:paraId="6D04593E" w14:textId="77777777">
        <w:tc>
          <w:tcPr>
            <w:tcW w:w="1417" w:type="dxa"/>
          </w:tcPr>
          <w:p w14:paraId="0DF2369A"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T5-DOC-03</w:t>
            </w:r>
          </w:p>
        </w:tc>
        <w:tc>
          <w:tcPr>
            <w:tcW w:w="2835" w:type="dxa"/>
          </w:tcPr>
          <w:p w14:paraId="20255CCE" w14:textId="77777777" w:rsidR="001A1042" w:rsidRPr="00A5017A" w:rsidRDefault="00DD320D">
            <w:pPr>
              <w:rPr>
                <w:rFonts w:ascii="Times New Roman" w:hAnsi="Times New Roman"/>
                <w:sz w:val="25"/>
                <w:szCs w:val="25"/>
              </w:rPr>
            </w:pPr>
            <w:r w:rsidRPr="00A5017A">
              <w:rPr>
                <w:rFonts w:ascii="Times New Roman" w:hAnsi="Times New Roman"/>
                <w:sz w:val="25"/>
                <w:szCs w:val="25"/>
              </w:rPr>
              <w:t>Code C Software Driver</w:t>
            </w:r>
          </w:p>
        </w:tc>
        <w:tc>
          <w:tcPr>
            <w:tcW w:w="5669" w:type="dxa"/>
          </w:tcPr>
          <w:p w14:paraId="546620C7" w14:textId="77777777" w:rsidR="001A1042" w:rsidRPr="00A5017A" w:rsidRDefault="00DD320D">
            <w:pPr>
              <w:rPr>
                <w:rFonts w:ascii="Times New Roman" w:hAnsi="Times New Roman"/>
                <w:sz w:val="25"/>
                <w:szCs w:val="25"/>
              </w:rPr>
            </w:pPr>
            <w:r w:rsidRPr="00A5017A">
              <w:rPr>
                <w:rFonts w:ascii="Times New Roman" w:hAnsi="Times New Roman"/>
                <w:sz w:val="25"/>
                <w:szCs w:val="25"/>
              </w:rPr>
              <w:t>Build thành công trên kernel version đã thỏa thuận</w:t>
            </w:r>
          </w:p>
        </w:tc>
      </w:tr>
      <w:tr w:rsidR="001A1042" w:rsidRPr="00A5017A" w14:paraId="16F1C7EC" w14:textId="77777777">
        <w:tc>
          <w:tcPr>
            <w:tcW w:w="1417" w:type="dxa"/>
            <w:shd w:val="clear" w:color="auto" w:fill="DEE9F5"/>
          </w:tcPr>
          <w:p w14:paraId="5AE08F64"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T5-DOC-04</w:t>
            </w:r>
          </w:p>
        </w:tc>
        <w:tc>
          <w:tcPr>
            <w:tcW w:w="2835" w:type="dxa"/>
            <w:shd w:val="clear" w:color="auto" w:fill="DEE9F5"/>
          </w:tcPr>
          <w:p w14:paraId="73E9D082" w14:textId="77777777" w:rsidR="001A1042" w:rsidRPr="00A5017A" w:rsidRDefault="00DD320D">
            <w:pPr>
              <w:rPr>
                <w:rFonts w:ascii="Times New Roman" w:hAnsi="Times New Roman"/>
                <w:sz w:val="25"/>
                <w:szCs w:val="25"/>
              </w:rPr>
            </w:pPr>
            <w:r w:rsidRPr="00A5017A">
              <w:rPr>
                <w:rFonts w:ascii="Times New Roman" w:hAnsi="Times New Roman"/>
                <w:sz w:val="25"/>
                <w:szCs w:val="25"/>
              </w:rPr>
              <w:t>Môi trường Implementation</w:t>
            </w:r>
          </w:p>
        </w:tc>
        <w:tc>
          <w:tcPr>
            <w:tcW w:w="5669" w:type="dxa"/>
            <w:shd w:val="clear" w:color="auto" w:fill="DEE9F5"/>
          </w:tcPr>
          <w:p w14:paraId="6BF0FB9E" w14:textId="77777777" w:rsidR="001A1042" w:rsidRPr="00A5017A" w:rsidRDefault="00DD320D">
            <w:pPr>
              <w:rPr>
                <w:rFonts w:ascii="Times New Roman" w:hAnsi="Times New Roman"/>
                <w:sz w:val="25"/>
                <w:szCs w:val="25"/>
              </w:rPr>
            </w:pPr>
            <w:r w:rsidRPr="00A5017A">
              <w:rPr>
                <w:rFonts w:ascii="Times New Roman" w:hAnsi="Times New Roman"/>
                <w:sz w:val="25"/>
                <w:szCs w:val="25"/>
              </w:rPr>
              <w:t>Bên A tự build lại bitstream thành công theo hướng dẫn</w:t>
            </w:r>
          </w:p>
        </w:tc>
      </w:tr>
      <w:tr w:rsidR="001A1042" w:rsidRPr="00A5017A" w14:paraId="59AF7CC8" w14:textId="77777777">
        <w:tc>
          <w:tcPr>
            <w:tcW w:w="1417" w:type="dxa"/>
          </w:tcPr>
          <w:p w14:paraId="548F7563" w14:textId="77777777" w:rsidR="001A1042" w:rsidRPr="00A5017A" w:rsidRDefault="00DD320D">
            <w:pPr>
              <w:rPr>
                <w:rFonts w:ascii="Times New Roman" w:hAnsi="Times New Roman"/>
                <w:sz w:val="25"/>
                <w:szCs w:val="25"/>
              </w:rPr>
            </w:pPr>
            <w:r w:rsidRPr="00A5017A">
              <w:rPr>
                <w:rFonts w:ascii="Times New Roman" w:hAnsi="Times New Roman"/>
                <w:sz w:val="25"/>
                <w:szCs w:val="25"/>
              </w:rPr>
              <w:lastRenderedPageBreak/>
              <w:t>T5-DOC-05</w:t>
            </w:r>
          </w:p>
        </w:tc>
        <w:tc>
          <w:tcPr>
            <w:tcW w:w="2835" w:type="dxa"/>
          </w:tcPr>
          <w:p w14:paraId="1E9729D7" w14:textId="77777777" w:rsidR="001A1042" w:rsidRPr="00A5017A" w:rsidRDefault="00DD320D">
            <w:pPr>
              <w:rPr>
                <w:rFonts w:ascii="Times New Roman" w:hAnsi="Times New Roman"/>
                <w:sz w:val="25"/>
                <w:szCs w:val="25"/>
              </w:rPr>
            </w:pPr>
            <w:r w:rsidRPr="00A5017A">
              <w:rPr>
                <w:rFonts w:ascii="Times New Roman" w:hAnsi="Times New Roman"/>
                <w:sz w:val="25"/>
                <w:szCs w:val="25"/>
              </w:rPr>
              <w:t>Môi trường Simulation</w:t>
            </w:r>
          </w:p>
        </w:tc>
        <w:tc>
          <w:tcPr>
            <w:tcW w:w="5669" w:type="dxa"/>
          </w:tcPr>
          <w:p w14:paraId="282CCC89" w14:textId="77777777" w:rsidR="001A1042" w:rsidRPr="00A5017A" w:rsidRDefault="00DD320D">
            <w:pPr>
              <w:rPr>
                <w:rFonts w:ascii="Times New Roman" w:hAnsi="Times New Roman"/>
                <w:sz w:val="25"/>
                <w:szCs w:val="25"/>
              </w:rPr>
            </w:pPr>
            <w:r w:rsidRPr="00A5017A">
              <w:rPr>
                <w:rFonts w:ascii="Times New Roman" w:hAnsi="Times New Roman"/>
                <w:sz w:val="25"/>
                <w:szCs w:val="25"/>
              </w:rPr>
              <w:t>Bên A tự chạy simulation thành công</w:t>
            </w:r>
          </w:p>
        </w:tc>
      </w:tr>
      <w:tr w:rsidR="001A1042" w:rsidRPr="00A5017A" w14:paraId="4CBA5DFF" w14:textId="77777777">
        <w:tc>
          <w:tcPr>
            <w:tcW w:w="1417" w:type="dxa"/>
            <w:shd w:val="clear" w:color="auto" w:fill="DEE9F5"/>
          </w:tcPr>
          <w:p w14:paraId="3C52FCC4"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T5-DOC-06</w:t>
            </w:r>
          </w:p>
        </w:tc>
        <w:tc>
          <w:tcPr>
            <w:tcW w:w="2835" w:type="dxa"/>
            <w:shd w:val="clear" w:color="auto" w:fill="DEE9F5"/>
          </w:tcPr>
          <w:p w14:paraId="56B7CB8F" w14:textId="77777777" w:rsidR="001A1042" w:rsidRPr="00A5017A" w:rsidRDefault="00DD320D">
            <w:pPr>
              <w:rPr>
                <w:rFonts w:ascii="Times New Roman" w:hAnsi="Times New Roman"/>
                <w:sz w:val="25"/>
                <w:szCs w:val="25"/>
              </w:rPr>
            </w:pPr>
            <w:r w:rsidRPr="00A5017A">
              <w:rPr>
                <w:rFonts w:ascii="Times New Roman" w:hAnsi="Times New Roman"/>
                <w:sz w:val="25"/>
                <w:szCs w:val="25"/>
              </w:rPr>
              <w:t>Môi trường Software compilation</w:t>
            </w:r>
          </w:p>
        </w:tc>
        <w:tc>
          <w:tcPr>
            <w:tcW w:w="5669" w:type="dxa"/>
            <w:shd w:val="clear" w:color="auto" w:fill="DEE9F5"/>
          </w:tcPr>
          <w:p w14:paraId="64091D6A" w14:textId="77777777" w:rsidR="001A1042" w:rsidRPr="00A5017A" w:rsidRDefault="00DD320D">
            <w:pPr>
              <w:rPr>
                <w:rFonts w:ascii="Times New Roman" w:hAnsi="Times New Roman"/>
                <w:sz w:val="25"/>
                <w:szCs w:val="25"/>
              </w:rPr>
            </w:pPr>
            <w:r w:rsidRPr="00A5017A">
              <w:rPr>
                <w:rFonts w:ascii="Times New Roman" w:hAnsi="Times New Roman"/>
                <w:sz w:val="25"/>
                <w:szCs w:val="25"/>
              </w:rPr>
              <w:t>Bên A tự build driver thành công theo hướng dẫn</w:t>
            </w:r>
          </w:p>
        </w:tc>
      </w:tr>
      <w:tr w:rsidR="001A1042" w:rsidRPr="00A5017A" w14:paraId="6AA283C1" w14:textId="77777777">
        <w:tc>
          <w:tcPr>
            <w:tcW w:w="1417" w:type="dxa"/>
          </w:tcPr>
          <w:p w14:paraId="24B4EE75"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T5-DOC-07</w:t>
            </w:r>
          </w:p>
        </w:tc>
        <w:tc>
          <w:tcPr>
            <w:tcW w:w="2835" w:type="dxa"/>
          </w:tcPr>
          <w:p w14:paraId="4C2CCAC8" w14:textId="77777777" w:rsidR="001A1042" w:rsidRPr="00A5017A" w:rsidRDefault="00DD320D">
            <w:pPr>
              <w:rPr>
                <w:rFonts w:ascii="Times New Roman" w:hAnsi="Times New Roman"/>
                <w:sz w:val="25"/>
                <w:szCs w:val="25"/>
              </w:rPr>
            </w:pPr>
            <w:r w:rsidRPr="00A5017A">
              <w:rPr>
                <w:rFonts w:ascii="Times New Roman" w:hAnsi="Times New Roman"/>
                <w:sz w:val="25"/>
                <w:szCs w:val="25"/>
              </w:rPr>
              <w:t>Tài liệu thiết kế</w:t>
            </w:r>
          </w:p>
        </w:tc>
        <w:tc>
          <w:tcPr>
            <w:tcW w:w="5669" w:type="dxa"/>
          </w:tcPr>
          <w:p w14:paraId="6D6C310C" w14:textId="77777777" w:rsidR="001A1042" w:rsidRPr="00A5017A" w:rsidRDefault="00DD320D">
            <w:pPr>
              <w:rPr>
                <w:rFonts w:ascii="Times New Roman" w:hAnsi="Times New Roman"/>
                <w:sz w:val="25"/>
                <w:szCs w:val="25"/>
              </w:rPr>
            </w:pPr>
            <w:r w:rsidRPr="00A5017A">
              <w:rPr>
                <w:rFonts w:ascii="Times New Roman" w:hAnsi="Times New Roman"/>
                <w:sz w:val="25"/>
                <w:szCs w:val="25"/>
              </w:rPr>
              <w:t>Đủ các mục: kiến trúc tổng thể, sơ đồ khối, mô tả giao diện PCIe/Ethernet</w:t>
            </w:r>
          </w:p>
        </w:tc>
      </w:tr>
      <w:tr w:rsidR="001A1042" w:rsidRPr="00A5017A" w14:paraId="0C0D8CA1" w14:textId="77777777">
        <w:tc>
          <w:tcPr>
            <w:tcW w:w="1417" w:type="dxa"/>
            <w:shd w:val="clear" w:color="auto" w:fill="DEE9F5"/>
          </w:tcPr>
          <w:p w14:paraId="77A5809D"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T5-DOC-08</w:t>
            </w:r>
          </w:p>
        </w:tc>
        <w:tc>
          <w:tcPr>
            <w:tcW w:w="2835" w:type="dxa"/>
            <w:shd w:val="clear" w:color="auto" w:fill="DEE9F5"/>
          </w:tcPr>
          <w:p w14:paraId="234410C1" w14:textId="77777777" w:rsidR="001A1042" w:rsidRPr="00A5017A" w:rsidRDefault="00DD320D">
            <w:pPr>
              <w:rPr>
                <w:rFonts w:ascii="Times New Roman" w:hAnsi="Times New Roman"/>
                <w:sz w:val="25"/>
                <w:szCs w:val="25"/>
              </w:rPr>
            </w:pPr>
            <w:r w:rsidRPr="00A5017A">
              <w:rPr>
                <w:rFonts w:ascii="Times New Roman" w:hAnsi="Times New Roman"/>
                <w:sz w:val="25"/>
                <w:szCs w:val="25"/>
              </w:rPr>
              <w:t>Tài liệu mô phỏng và kiểm thử</w:t>
            </w:r>
          </w:p>
        </w:tc>
        <w:tc>
          <w:tcPr>
            <w:tcW w:w="5669" w:type="dxa"/>
            <w:shd w:val="clear" w:color="auto" w:fill="DEE9F5"/>
          </w:tcPr>
          <w:p w14:paraId="05439090" w14:textId="77777777" w:rsidR="001A1042" w:rsidRPr="00A5017A" w:rsidRDefault="00DD320D">
            <w:pPr>
              <w:rPr>
                <w:rFonts w:ascii="Times New Roman" w:hAnsi="Times New Roman"/>
                <w:sz w:val="25"/>
                <w:szCs w:val="25"/>
              </w:rPr>
            </w:pPr>
            <w:r w:rsidRPr="00A5017A">
              <w:rPr>
                <w:rFonts w:ascii="Times New Roman" w:hAnsi="Times New Roman"/>
                <w:sz w:val="25"/>
                <w:szCs w:val="25"/>
              </w:rPr>
              <w:t>Có waveform minh họa; kết quả simulation pass đầy đủ testbench</w:t>
            </w:r>
          </w:p>
        </w:tc>
      </w:tr>
      <w:tr w:rsidR="001A1042" w:rsidRPr="00A5017A" w14:paraId="622226A1" w14:textId="77777777">
        <w:tc>
          <w:tcPr>
            <w:tcW w:w="1417" w:type="dxa"/>
          </w:tcPr>
          <w:p w14:paraId="7ED8A552"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T5-DOC-09</w:t>
            </w:r>
          </w:p>
        </w:tc>
        <w:tc>
          <w:tcPr>
            <w:tcW w:w="2835" w:type="dxa"/>
          </w:tcPr>
          <w:p w14:paraId="584B3AC4" w14:textId="77777777" w:rsidR="001A1042" w:rsidRPr="00A5017A" w:rsidRDefault="00DD320D">
            <w:pPr>
              <w:rPr>
                <w:rFonts w:ascii="Times New Roman" w:hAnsi="Times New Roman"/>
                <w:sz w:val="25"/>
                <w:szCs w:val="25"/>
              </w:rPr>
            </w:pPr>
            <w:r w:rsidRPr="00A5017A">
              <w:rPr>
                <w:rFonts w:ascii="Times New Roman" w:hAnsi="Times New Roman"/>
                <w:sz w:val="25"/>
                <w:szCs w:val="25"/>
              </w:rPr>
              <w:t>Tài liệu mô tả thanh ghi</w:t>
            </w:r>
          </w:p>
        </w:tc>
        <w:tc>
          <w:tcPr>
            <w:tcW w:w="5669" w:type="dxa"/>
          </w:tcPr>
          <w:p w14:paraId="591A5455" w14:textId="77777777" w:rsidR="001A1042" w:rsidRPr="00A5017A" w:rsidRDefault="00DD320D">
            <w:pPr>
              <w:rPr>
                <w:rFonts w:ascii="Times New Roman" w:hAnsi="Times New Roman"/>
                <w:sz w:val="25"/>
                <w:szCs w:val="25"/>
              </w:rPr>
            </w:pPr>
            <w:r w:rsidRPr="00A5017A">
              <w:rPr>
                <w:rFonts w:ascii="Times New Roman" w:hAnsi="Times New Roman"/>
                <w:sz w:val="25"/>
                <w:szCs w:val="25"/>
              </w:rPr>
              <w:t>Liệt kê đầy đủ register map: địa chỉ, bitfield, access type (RO/RW/WO)</w:t>
            </w:r>
          </w:p>
        </w:tc>
      </w:tr>
      <w:tr w:rsidR="001A1042" w:rsidRPr="00A5017A" w14:paraId="07D1EA97" w14:textId="77777777">
        <w:tc>
          <w:tcPr>
            <w:tcW w:w="1417" w:type="dxa"/>
            <w:shd w:val="clear" w:color="auto" w:fill="DEE9F5"/>
          </w:tcPr>
          <w:p w14:paraId="5330E1F4" w14:textId="77777777" w:rsidR="001A1042" w:rsidRPr="00A5017A" w:rsidRDefault="00DD320D">
            <w:pPr>
              <w:rPr>
                <w:rFonts w:ascii="Times New Roman" w:hAnsi="Times New Roman"/>
                <w:sz w:val="25"/>
                <w:szCs w:val="25"/>
              </w:rPr>
            </w:pPr>
            <w:r w:rsidRPr="00A5017A">
              <w:rPr>
                <w:rFonts w:ascii="Times New Roman" w:hAnsi="Times New Roman"/>
                <w:sz w:val="25"/>
                <w:szCs w:val="25"/>
              </w:rPr>
              <w:t>T5-DOC-10</w:t>
            </w:r>
          </w:p>
        </w:tc>
        <w:tc>
          <w:tcPr>
            <w:tcW w:w="2835" w:type="dxa"/>
            <w:shd w:val="clear" w:color="auto" w:fill="DEE9F5"/>
          </w:tcPr>
          <w:p w14:paraId="155923F6" w14:textId="77777777" w:rsidR="001A1042" w:rsidRPr="00A5017A" w:rsidRDefault="00DD320D">
            <w:pPr>
              <w:rPr>
                <w:rFonts w:ascii="Times New Roman" w:hAnsi="Times New Roman"/>
                <w:sz w:val="25"/>
                <w:szCs w:val="25"/>
              </w:rPr>
            </w:pPr>
            <w:r w:rsidRPr="00A5017A">
              <w:rPr>
                <w:rFonts w:ascii="Times New Roman" w:hAnsi="Times New Roman"/>
                <w:sz w:val="25"/>
                <w:szCs w:val="25"/>
              </w:rPr>
              <w:t>Tài nguyên FPGA sử dụng</w:t>
            </w:r>
          </w:p>
        </w:tc>
        <w:tc>
          <w:tcPr>
            <w:tcW w:w="5669" w:type="dxa"/>
            <w:shd w:val="clear" w:color="auto" w:fill="DEE9F5"/>
          </w:tcPr>
          <w:p w14:paraId="17C55170" w14:textId="77777777" w:rsidR="001A1042" w:rsidRPr="00A5017A" w:rsidRDefault="00DD320D">
            <w:pPr>
              <w:rPr>
                <w:rFonts w:ascii="Times New Roman" w:hAnsi="Times New Roman"/>
                <w:sz w:val="25"/>
                <w:szCs w:val="25"/>
              </w:rPr>
            </w:pPr>
            <w:r w:rsidRPr="00A5017A">
              <w:rPr>
                <w:rFonts w:ascii="Times New Roman" w:hAnsi="Times New Roman"/>
                <w:sz w:val="25"/>
                <w:szCs w:val="25"/>
              </w:rPr>
              <w:t>Report từ Vivado: FPGA part, LUT%, BRAM%, DSP%, Routing%</w:t>
            </w:r>
          </w:p>
        </w:tc>
      </w:tr>
    </w:tbl>
    <w:p w14:paraId="1B215F7A" w14:textId="77777777" w:rsidR="001A1042" w:rsidRPr="00A5017A" w:rsidRDefault="001A1042">
      <w:pPr>
        <w:rPr>
          <w:rFonts w:ascii="Times New Roman" w:hAnsi="Times New Roman"/>
          <w:sz w:val="25"/>
          <w:szCs w:val="25"/>
        </w:rPr>
      </w:pPr>
    </w:p>
    <w:p w14:paraId="6A587CC5" w14:textId="77777777" w:rsidR="001A1042" w:rsidRPr="00A5017A" w:rsidRDefault="00DD320D">
      <w:pPr>
        <w:pStyle w:val="Heading2"/>
        <w:rPr>
          <w:rFonts w:ascii="Times New Roman" w:hAnsi="Times New Roman" w:cs="Times New Roman"/>
          <w:sz w:val="25"/>
          <w:szCs w:val="25"/>
        </w:rPr>
      </w:pPr>
      <w:r w:rsidRPr="00A5017A">
        <w:rPr>
          <w:rFonts w:ascii="Times New Roman" w:hAnsi="Times New Roman" w:cs="Times New Roman"/>
          <w:b/>
          <w:sz w:val="25"/>
          <w:szCs w:val="25"/>
        </w:rPr>
        <w:t>6. QUY TRÌNH NGHIỆM THU</w:t>
      </w:r>
    </w:p>
    <w:p w14:paraId="5FB78D45" w14:textId="77777777" w:rsidR="001A1042" w:rsidRPr="00A5017A" w:rsidRDefault="00DD320D">
      <w:pPr>
        <w:pStyle w:val="ListParagraph"/>
        <w:rPr>
          <w:rFonts w:ascii="Times New Roman" w:hAnsi="Times New Roman"/>
          <w:sz w:val="25"/>
          <w:szCs w:val="25"/>
        </w:rPr>
      </w:pPr>
      <w:r w:rsidRPr="00A5017A">
        <w:rPr>
          <w:rFonts w:ascii="Times New Roman" w:hAnsi="Times New Roman"/>
          <w:sz w:val="25"/>
          <w:szCs w:val="25"/>
        </w:rPr>
        <w:t>Bước 1: Bên B bàn giao sản phẩm theo giai đoạn (email hoặc bàn giao trực tiếp)</w:t>
      </w:r>
    </w:p>
    <w:p w14:paraId="1FB38C00" w14:textId="77777777" w:rsidR="001A1042" w:rsidRPr="00A5017A" w:rsidRDefault="00DD320D">
      <w:pPr>
        <w:pStyle w:val="ListParagraph"/>
        <w:rPr>
          <w:rFonts w:ascii="Times New Roman" w:hAnsi="Times New Roman"/>
          <w:sz w:val="25"/>
          <w:szCs w:val="25"/>
        </w:rPr>
      </w:pPr>
      <w:r w:rsidRPr="00A5017A">
        <w:rPr>
          <w:rFonts w:ascii="Times New Roman" w:hAnsi="Times New Roman"/>
          <w:sz w:val="25"/>
          <w:szCs w:val="25"/>
        </w:rPr>
        <w:t>Bước 2: Bên A nhận, kiểm tra sơ bộ danh mục bàn giao trong vòng 3 ngày làm việc</w:t>
      </w:r>
    </w:p>
    <w:p w14:paraId="460EA01C" w14:textId="77777777" w:rsidR="001A1042" w:rsidRPr="00A5017A" w:rsidRDefault="00DD320D">
      <w:pPr>
        <w:pStyle w:val="ListParagraph"/>
        <w:rPr>
          <w:rFonts w:ascii="Times New Roman" w:hAnsi="Times New Roman"/>
          <w:sz w:val="25"/>
          <w:szCs w:val="25"/>
        </w:rPr>
      </w:pPr>
      <w:r w:rsidRPr="00A5017A">
        <w:rPr>
          <w:rFonts w:ascii="Times New Roman" w:hAnsi="Times New Roman"/>
          <w:sz w:val="25"/>
          <w:szCs w:val="25"/>
        </w:rPr>
        <w:t>Bước 3: Bên A chạy các bài kiểm thử theo danh sách Phụ lục 3 (tối đa 20 ngày)</w:t>
      </w:r>
    </w:p>
    <w:p w14:paraId="3A213048" w14:textId="77777777" w:rsidR="001A1042" w:rsidRPr="00A5017A" w:rsidRDefault="00DD320D">
      <w:pPr>
        <w:pStyle w:val="ListParagraph"/>
        <w:rPr>
          <w:rFonts w:ascii="Times New Roman" w:hAnsi="Times New Roman"/>
          <w:sz w:val="25"/>
          <w:szCs w:val="25"/>
        </w:rPr>
      </w:pPr>
      <w:r w:rsidRPr="00A5017A">
        <w:rPr>
          <w:rFonts w:ascii="Times New Roman" w:hAnsi="Times New Roman"/>
          <w:sz w:val="25"/>
          <w:szCs w:val="25"/>
        </w:rPr>
        <w:t>Bước 4a: Nếu PASS → Hai bên ký Biên bản nghiệm thu → Bên A thanh toán theo Điều 2</w:t>
      </w:r>
    </w:p>
    <w:p w14:paraId="26461964" w14:textId="77777777" w:rsidR="001A1042" w:rsidRPr="00A5017A" w:rsidRDefault="00DD320D">
      <w:pPr>
        <w:pStyle w:val="ListParagraph"/>
        <w:rPr>
          <w:rFonts w:ascii="Times New Roman" w:hAnsi="Times New Roman"/>
          <w:sz w:val="25"/>
          <w:szCs w:val="25"/>
        </w:rPr>
      </w:pPr>
      <w:r w:rsidRPr="00A5017A">
        <w:rPr>
          <w:rFonts w:ascii="Times New Roman" w:hAnsi="Times New Roman"/>
          <w:sz w:val="25"/>
          <w:szCs w:val="25"/>
        </w:rPr>
        <w:t>Bước 4b: Nếu FAIL → Bên A gửi văn bản liệt kê test case thất bại trong vòng 45 ngày</w:t>
      </w:r>
    </w:p>
    <w:p w14:paraId="6A48E5FF" w14:textId="77777777" w:rsidR="001A1042" w:rsidRPr="00A5017A" w:rsidRDefault="00DD320D">
      <w:pPr>
        <w:pStyle w:val="ListParagraph"/>
        <w:rPr>
          <w:rFonts w:ascii="Times New Roman" w:hAnsi="Times New Roman"/>
          <w:sz w:val="25"/>
          <w:szCs w:val="25"/>
        </w:rPr>
      </w:pPr>
      <w:r w:rsidRPr="00A5017A">
        <w:rPr>
          <w:rFonts w:ascii="Times New Roman" w:hAnsi="Times New Roman"/>
          <w:sz w:val="25"/>
          <w:szCs w:val="25"/>
        </w:rPr>
        <w:t>Bước 5: Bên B sửa lỗi; Bên A kiểm tra lại lần 2 trong vòng 15 ngày</w:t>
      </w:r>
    </w:p>
    <w:p w14:paraId="09AC4B38" w14:textId="77777777" w:rsidR="001A1042" w:rsidRPr="00A5017A" w:rsidRDefault="00DD320D">
      <w:pPr>
        <w:pStyle w:val="ListParagraph"/>
        <w:rPr>
          <w:rFonts w:ascii="Times New Roman" w:hAnsi="Times New Roman"/>
          <w:sz w:val="25"/>
          <w:szCs w:val="25"/>
        </w:rPr>
      </w:pPr>
      <w:r w:rsidRPr="00A5017A">
        <w:rPr>
          <w:rFonts w:ascii="Times New Roman" w:hAnsi="Times New Roman"/>
          <w:sz w:val="25"/>
          <w:szCs w:val="25"/>
        </w:rPr>
        <w:t>Bước 6: Nếu hết thời hạn nghiệm thu mà không có thông báo → Tự động coi là PASSED (Điều 4.5 Hợp đồng)</w:t>
      </w:r>
    </w:p>
    <w:p w14:paraId="31CE662E" w14:textId="77777777" w:rsidR="001A1042" w:rsidRPr="00A5017A" w:rsidRDefault="001A1042">
      <w:pPr>
        <w:rPr>
          <w:rFonts w:ascii="Times New Roman" w:hAnsi="Times New Roman"/>
          <w:sz w:val="25"/>
          <w:szCs w:val="25"/>
        </w:rPr>
      </w:pPr>
    </w:p>
    <w:p w14:paraId="5632CD73" w14:textId="77777777" w:rsidR="001A1042" w:rsidRPr="00A5017A" w:rsidRDefault="00DD320D">
      <w:pPr>
        <w:pStyle w:val="Heading2"/>
        <w:rPr>
          <w:rFonts w:ascii="Times New Roman" w:hAnsi="Times New Roman" w:cs="Times New Roman"/>
          <w:sz w:val="25"/>
          <w:szCs w:val="25"/>
        </w:rPr>
      </w:pPr>
      <w:r w:rsidRPr="00A5017A">
        <w:rPr>
          <w:rFonts w:ascii="Times New Roman" w:hAnsi="Times New Roman" w:cs="Times New Roman"/>
          <w:b/>
          <w:sz w:val="25"/>
          <w:szCs w:val="25"/>
        </w:rPr>
        <w:t>7. CÁC ĐIỂM CẦN THỐNG NHẤT TRƯỚC KHI KIỂM THỬ</w:t>
      </w:r>
    </w:p>
    <w:tbl>
      <w:tblPr>
        <w:tblStyle w:val="TableGrid"/>
        <w:tblW w:w="0" w:type="auto"/>
        <w:tblLook w:val="04A0" w:firstRow="1" w:lastRow="0" w:firstColumn="1" w:lastColumn="0" w:noHBand="0" w:noVBand="1"/>
      </w:tblPr>
      <w:tblGrid>
        <w:gridCol w:w="842"/>
        <w:gridCol w:w="5466"/>
        <w:gridCol w:w="3268"/>
      </w:tblGrid>
      <w:tr w:rsidR="001A1042" w:rsidRPr="00A5017A" w14:paraId="4FC7011C" w14:textId="77777777">
        <w:tc>
          <w:tcPr>
            <w:tcW w:w="850" w:type="dxa"/>
            <w:shd w:val="clear" w:color="auto" w:fill="1F4E79"/>
          </w:tcPr>
          <w:p w14:paraId="76008D57"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STT</w:t>
            </w:r>
          </w:p>
        </w:tc>
        <w:tc>
          <w:tcPr>
            <w:tcW w:w="5669" w:type="dxa"/>
            <w:shd w:val="clear" w:color="auto" w:fill="1F4E79"/>
          </w:tcPr>
          <w:p w14:paraId="0E3B3746"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Nội dung cần thống nhất</w:t>
            </w:r>
          </w:p>
        </w:tc>
        <w:tc>
          <w:tcPr>
            <w:tcW w:w="3402" w:type="dxa"/>
            <w:shd w:val="clear" w:color="auto" w:fill="1F4E79"/>
          </w:tcPr>
          <w:p w14:paraId="10C424DE" w14:textId="77777777" w:rsidR="001A1042" w:rsidRPr="00A5017A" w:rsidRDefault="00DD320D">
            <w:pPr>
              <w:jc w:val="center"/>
              <w:rPr>
                <w:rFonts w:ascii="Times New Roman" w:hAnsi="Times New Roman"/>
                <w:sz w:val="25"/>
                <w:szCs w:val="25"/>
              </w:rPr>
            </w:pPr>
            <w:r w:rsidRPr="00A5017A">
              <w:rPr>
                <w:rFonts w:ascii="Times New Roman" w:hAnsi="Times New Roman"/>
                <w:b/>
                <w:color w:val="FFFFFF"/>
                <w:sz w:val="25"/>
                <w:szCs w:val="25"/>
              </w:rPr>
              <w:t>Thời hạn thống nhất</w:t>
            </w:r>
          </w:p>
        </w:tc>
      </w:tr>
      <w:tr w:rsidR="001A1042" w:rsidRPr="00A5017A" w14:paraId="1D5A6995" w14:textId="77777777">
        <w:tc>
          <w:tcPr>
            <w:tcW w:w="850" w:type="dxa"/>
          </w:tcPr>
          <w:p w14:paraId="20826C4F" w14:textId="77777777" w:rsidR="001A1042" w:rsidRPr="00A5017A" w:rsidRDefault="00DD320D">
            <w:pPr>
              <w:rPr>
                <w:rFonts w:ascii="Times New Roman" w:hAnsi="Times New Roman"/>
                <w:sz w:val="25"/>
                <w:szCs w:val="25"/>
              </w:rPr>
            </w:pPr>
            <w:r w:rsidRPr="00A5017A">
              <w:rPr>
                <w:rFonts w:ascii="Times New Roman" w:hAnsi="Times New Roman"/>
                <w:sz w:val="25"/>
                <w:szCs w:val="25"/>
              </w:rPr>
              <w:t>1</w:t>
            </w:r>
          </w:p>
        </w:tc>
        <w:tc>
          <w:tcPr>
            <w:tcW w:w="5669" w:type="dxa"/>
          </w:tcPr>
          <w:p w14:paraId="4681E412" w14:textId="77777777" w:rsidR="001A1042" w:rsidRPr="00A5017A" w:rsidRDefault="00DD320D">
            <w:pPr>
              <w:rPr>
                <w:rFonts w:ascii="Times New Roman" w:hAnsi="Times New Roman"/>
                <w:sz w:val="25"/>
                <w:szCs w:val="25"/>
              </w:rPr>
            </w:pPr>
            <w:r w:rsidRPr="00A5017A">
              <w:rPr>
                <w:rFonts w:ascii="Times New Roman" w:hAnsi="Times New Roman"/>
                <w:sz w:val="25"/>
                <w:szCs w:val="25"/>
              </w:rPr>
              <w:t>Phiên bản Kernel Linux, OVS, Proxmox chính xác sử dụng trong kiểm thử</w:t>
            </w:r>
          </w:p>
        </w:tc>
        <w:tc>
          <w:tcPr>
            <w:tcW w:w="3402" w:type="dxa"/>
          </w:tcPr>
          <w:p w14:paraId="00176A6C" w14:textId="77777777" w:rsidR="001A1042" w:rsidRPr="00A5017A" w:rsidRDefault="00DD320D">
            <w:pPr>
              <w:rPr>
                <w:rFonts w:ascii="Times New Roman" w:hAnsi="Times New Roman"/>
                <w:sz w:val="25"/>
                <w:szCs w:val="25"/>
              </w:rPr>
            </w:pPr>
            <w:r w:rsidRPr="00A5017A">
              <w:rPr>
                <w:rFonts w:ascii="Times New Roman" w:hAnsi="Times New Roman"/>
                <w:sz w:val="25"/>
                <w:szCs w:val="25"/>
              </w:rPr>
              <w:t>Trong vòng 2 tuần sau ký hợp đồng</w:t>
            </w:r>
          </w:p>
        </w:tc>
      </w:tr>
      <w:tr w:rsidR="001A1042" w:rsidRPr="00A5017A" w14:paraId="0C4BB85F" w14:textId="77777777">
        <w:tc>
          <w:tcPr>
            <w:tcW w:w="850" w:type="dxa"/>
            <w:shd w:val="clear" w:color="auto" w:fill="DEE9F5"/>
          </w:tcPr>
          <w:p w14:paraId="30914363" w14:textId="77777777" w:rsidR="001A1042" w:rsidRPr="00A5017A" w:rsidRDefault="00DD320D">
            <w:pPr>
              <w:rPr>
                <w:rFonts w:ascii="Times New Roman" w:hAnsi="Times New Roman"/>
                <w:sz w:val="25"/>
                <w:szCs w:val="25"/>
              </w:rPr>
            </w:pPr>
            <w:r w:rsidRPr="00A5017A">
              <w:rPr>
                <w:rFonts w:ascii="Times New Roman" w:hAnsi="Times New Roman"/>
                <w:sz w:val="25"/>
                <w:szCs w:val="25"/>
              </w:rPr>
              <w:t>2</w:t>
            </w:r>
          </w:p>
        </w:tc>
        <w:tc>
          <w:tcPr>
            <w:tcW w:w="5669" w:type="dxa"/>
            <w:shd w:val="clear" w:color="auto" w:fill="DEE9F5"/>
          </w:tcPr>
          <w:p w14:paraId="4FD2EE4D" w14:textId="77777777" w:rsidR="001A1042" w:rsidRPr="00A5017A" w:rsidRDefault="00DD320D">
            <w:pPr>
              <w:rPr>
                <w:rFonts w:ascii="Times New Roman" w:hAnsi="Times New Roman"/>
                <w:sz w:val="25"/>
                <w:szCs w:val="25"/>
              </w:rPr>
            </w:pPr>
            <w:r w:rsidRPr="00A5017A">
              <w:rPr>
                <w:rFonts w:ascii="Times New Roman" w:hAnsi="Times New Roman"/>
                <w:sz w:val="25"/>
                <w:szCs w:val="25"/>
              </w:rPr>
              <w:t>Công cụ đo lường chính thức (iperf3 / netperf / DPDK pktgen)</w:t>
            </w:r>
          </w:p>
        </w:tc>
        <w:tc>
          <w:tcPr>
            <w:tcW w:w="3402" w:type="dxa"/>
            <w:shd w:val="clear" w:color="auto" w:fill="DEE9F5"/>
          </w:tcPr>
          <w:p w14:paraId="6A0CE8CC" w14:textId="77777777" w:rsidR="001A1042" w:rsidRPr="00A5017A" w:rsidRDefault="00DD320D">
            <w:pPr>
              <w:rPr>
                <w:rFonts w:ascii="Times New Roman" w:hAnsi="Times New Roman"/>
                <w:sz w:val="25"/>
                <w:szCs w:val="25"/>
              </w:rPr>
            </w:pPr>
            <w:r w:rsidRPr="00A5017A">
              <w:rPr>
                <w:rFonts w:ascii="Times New Roman" w:hAnsi="Times New Roman"/>
                <w:sz w:val="25"/>
                <w:szCs w:val="25"/>
              </w:rPr>
              <w:t>Trong vòng 2 tuần sau ký hợp đồng</w:t>
            </w:r>
          </w:p>
        </w:tc>
      </w:tr>
      <w:tr w:rsidR="001A1042" w:rsidRPr="00A5017A" w14:paraId="667A9FDA" w14:textId="77777777">
        <w:tc>
          <w:tcPr>
            <w:tcW w:w="850" w:type="dxa"/>
          </w:tcPr>
          <w:p w14:paraId="4FECDB51" w14:textId="77777777" w:rsidR="001A1042" w:rsidRPr="00A5017A" w:rsidRDefault="00DD320D">
            <w:pPr>
              <w:rPr>
                <w:rFonts w:ascii="Times New Roman" w:hAnsi="Times New Roman"/>
                <w:sz w:val="25"/>
                <w:szCs w:val="25"/>
              </w:rPr>
            </w:pPr>
            <w:r w:rsidRPr="00A5017A">
              <w:rPr>
                <w:rFonts w:ascii="Times New Roman" w:hAnsi="Times New Roman"/>
                <w:sz w:val="25"/>
                <w:szCs w:val="25"/>
              </w:rPr>
              <w:t>3</w:t>
            </w:r>
          </w:p>
        </w:tc>
        <w:tc>
          <w:tcPr>
            <w:tcW w:w="5669" w:type="dxa"/>
          </w:tcPr>
          <w:p w14:paraId="4CA6A537" w14:textId="77777777" w:rsidR="001A1042" w:rsidRPr="00A5017A" w:rsidRDefault="00DD320D">
            <w:pPr>
              <w:rPr>
                <w:rFonts w:ascii="Times New Roman" w:hAnsi="Times New Roman"/>
                <w:sz w:val="25"/>
                <w:szCs w:val="25"/>
              </w:rPr>
            </w:pPr>
            <w:r w:rsidRPr="00A5017A">
              <w:rPr>
                <w:rFonts w:ascii="Times New Roman" w:hAnsi="Times New Roman"/>
                <w:sz w:val="25"/>
                <w:szCs w:val="25"/>
              </w:rPr>
              <w:t>Baseline benchmark E810 làm tham chiếu cho T3-OVS-05</w:t>
            </w:r>
          </w:p>
        </w:tc>
        <w:tc>
          <w:tcPr>
            <w:tcW w:w="3402" w:type="dxa"/>
          </w:tcPr>
          <w:p w14:paraId="301D1350" w14:textId="77777777" w:rsidR="001A1042" w:rsidRPr="00A5017A" w:rsidRDefault="00DD320D">
            <w:pPr>
              <w:rPr>
                <w:rFonts w:ascii="Times New Roman" w:hAnsi="Times New Roman"/>
                <w:sz w:val="25"/>
                <w:szCs w:val="25"/>
              </w:rPr>
            </w:pPr>
            <w:r w:rsidRPr="00A5017A">
              <w:rPr>
                <w:rFonts w:ascii="Times New Roman" w:hAnsi="Times New Roman"/>
                <w:sz w:val="25"/>
                <w:szCs w:val="25"/>
              </w:rPr>
              <w:t>Trước khi bắt đầu T3</w:t>
            </w:r>
          </w:p>
        </w:tc>
      </w:tr>
      <w:tr w:rsidR="001A1042" w:rsidRPr="00A5017A" w14:paraId="235FEE53" w14:textId="77777777">
        <w:tc>
          <w:tcPr>
            <w:tcW w:w="850" w:type="dxa"/>
            <w:shd w:val="clear" w:color="auto" w:fill="DEE9F5"/>
          </w:tcPr>
          <w:p w14:paraId="09536C74" w14:textId="77777777" w:rsidR="001A1042" w:rsidRPr="00A5017A" w:rsidRDefault="00DD320D">
            <w:pPr>
              <w:rPr>
                <w:rFonts w:ascii="Times New Roman" w:hAnsi="Times New Roman"/>
                <w:sz w:val="25"/>
                <w:szCs w:val="25"/>
              </w:rPr>
            </w:pPr>
            <w:r w:rsidRPr="00A5017A">
              <w:rPr>
                <w:rFonts w:ascii="Times New Roman" w:hAnsi="Times New Roman"/>
                <w:sz w:val="25"/>
                <w:szCs w:val="25"/>
              </w:rPr>
              <w:t>4</w:t>
            </w:r>
          </w:p>
        </w:tc>
        <w:tc>
          <w:tcPr>
            <w:tcW w:w="5669" w:type="dxa"/>
            <w:shd w:val="clear" w:color="auto" w:fill="DEE9F5"/>
          </w:tcPr>
          <w:p w14:paraId="60745416" w14:textId="77777777" w:rsidR="001A1042" w:rsidRPr="00A5017A" w:rsidRDefault="00DD320D">
            <w:pPr>
              <w:rPr>
                <w:rFonts w:ascii="Times New Roman" w:hAnsi="Times New Roman"/>
                <w:sz w:val="25"/>
                <w:szCs w:val="25"/>
              </w:rPr>
            </w:pPr>
            <w:r w:rsidRPr="00A5017A">
              <w:rPr>
                <w:rFonts w:ascii="Times New Roman" w:hAnsi="Times New Roman"/>
                <w:sz w:val="25"/>
                <w:szCs w:val="25"/>
              </w:rPr>
              <w:t>Điều kiện môi trường phòng máy cho stress test T4-E2E-03 (nhiệt độ, tải nền)</w:t>
            </w:r>
          </w:p>
        </w:tc>
        <w:tc>
          <w:tcPr>
            <w:tcW w:w="3402" w:type="dxa"/>
            <w:shd w:val="clear" w:color="auto" w:fill="DEE9F5"/>
          </w:tcPr>
          <w:p w14:paraId="69CAC7CD" w14:textId="77777777" w:rsidR="001A1042" w:rsidRPr="00A5017A" w:rsidRDefault="00DD320D">
            <w:pPr>
              <w:rPr>
                <w:rFonts w:ascii="Times New Roman" w:hAnsi="Times New Roman"/>
                <w:sz w:val="25"/>
                <w:szCs w:val="25"/>
              </w:rPr>
            </w:pPr>
            <w:r w:rsidRPr="00A5017A">
              <w:rPr>
                <w:rFonts w:ascii="Times New Roman" w:hAnsi="Times New Roman"/>
                <w:sz w:val="25"/>
                <w:szCs w:val="25"/>
              </w:rPr>
              <w:t>Trước khi bắt đầu T4</w:t>
            </w:r>
          </w:p>
        </w:tc>
      </w:tr>
      <w:tr w:rsidR="001A1042" w:rsidRPr="00A5017A" w14:paraId="464225C6" w14:textId="77777777">
        <w:tc>
          <w:tcPr>
            <w:tcW w:w="850" w:type="dxa"/>
          </w:tcPr>
          <w:p w14:paraId="32469A61" w14:textId="77777777" w:rsidR="001A1042" w:rsidRPr="00A5017A" w:rsidRDefault="00DD320D">
            <w:pPr>
              <w:rPr>
                <w:rFonts w:ascii="Times New Roman" w:hAnsi="Times New Roman"/>
                <w:sz w:val="25"/>
                <w:szCs w:val="25"/>
              </w:rPr>
            </w:pPr>
            <w:r w:rsidRPr="00A5017A">
              <w:rPr>
                <w:rFonts w:ascii="Times New Roman" w:hAnsi="Times New Roman"/>
                <w:sz w:val="25"/>
                <w:szCs w:val="25"/>
              </w:rPr>
              <w:t>5</w:t>
            </w:r>
          </w:p>
        </w:tc>
        <w:tc>
          <w:tcPr>
            <w:tcW w:w="5669" w:type="dxa"/>
          </w:tcPr>
          <w:p w14:paraId="599D45DE" w14:textId="77777777" w:rsidR="001A1042" w:rsidRPr="00A5017A" w:rsidRDefault="00DD320D">
            <w:pPr>
              <w:rPr>
                <w:rFonts w:ascii="Times New Roman" w:hAnsi="Times New Roman"/>
                <w:sz w:val="25"/>
                <w:szCs w:val="25"/>
              </w:rPr>
            </w:pPr>
            <w:r w:rsidRPr="00A5017A">
              <w:rPr>
                <w:rFonts w:ascii="Times New Roman" w:hAnsi="Times New Roman"/>
                <w:sz w:val="25"/>
                <w:szCs w:val="25"/>
              </w:rPr>
              <w:t>Biên bản xác nhận môi trường implementation (Vivado version, license) cho T5</w:t>
            </w:r>
          </w:p>
        </w:tc>
        <w:tc>
          <w:tcPr>
            <w:tcW w:w="3402" w:type="dxa"/>
          </w:tcPr>
          <w:p w14:paraId="018E2C32" w14:textId="77777777" w:rsidR="001A1042" w:rsidRPr="00A5017A" w:rsidRDefault="00DD320D">
            <w:pPr>
              <w:rPr>
                <w:rFonts w:ascii="Times New Roman" w:hAnsi="Times New Roman"/>
                <w:sz w:val="25"/>
                <w:szCs w:val="25"/>
              </w:rPr>
            </w:pPr>
            <w:r w:rsidRPr="00A5017A">
              <w:rPr>
                <w:rFonts w:ascii="Times New Roman" w:hAnsi="Times New Roman"/>
                <w:sz w:val="25"/>
                <w:szCs w:val="25"/>
              </w:rPr>
              <w:t>Trước khi bắt đầu T5</w:t>
            </w:r>
          </w:p>
        </w:tc>
      </w:tr>
    </w:tbl>
    <w:p w14:paraId="72AFEBD4" w14:textId="77777777" w:rsidR="001A1042" w:rsidRPr="00A5017A" w:rsidRDefault="001A1042">
      <w:pPr>
        <w:rPr>
          <w:rFonts w:ascii="Times New Roman" w:hAnsi="Times New Roman"/>
          <w:sz w:val="25"/>
          <w:szCs w:val="25"/>
        </w:rPr>
      </w:pPr>
    </w:p>
    <w:p w14:paraId="61F71395" w14:textId="77777777" w:rsidR="001A1042" w:rsidRPr="00A5017A" w:rsidRDefault="001A1042">
      <w:pPr>
        <w:rPr>
          <w:rFonts w:ascii="Times New Roman" w:hAnsi="Times New Roman"/>
          <w:sz w:val="25"/>
          <w:szCs w:val="25"/>
        </w:rPr>
      </w:pPr>
    </w:p>
    <w:p w14:paraId="5EB726CD" w14:textId="77777777" w:rsidR="001A1042" w:rsidRPr="00A5017A" w:rsidRDefault="00DD320D">
      <w:pPr>
        <w:jc w:val="center"/>
        <w:rPr>
          <w:rFonts w:ascii="Times New Roman" w:hAnsi="Times New Roman"/>
          <w:sz w:val="25"/>
          <w:szCs w:val="25"/>
        </w:rPr>
      </w:pPr>
      <w:r w:rsidRPr="00A5017A">
        <w:rPr>
          <w:rFonts w:ascii="Times New Roman" w:hAnsi="Times New Roman"/>
          <w:b/>
          <w:sz w:val="25"/>
          <w:szCs w:val="25"/>
        </w:rPr>
        <w:t>ĐẠI DIỆN BÊN BÁN                                                    ĐẠI DIỆN BÊN MUA</w:t>
      </w:r>
    </w:p>
    <w:p w14:paraId="335860FD" w14:textId="77777777" w:rsidR="001A1042" w:rsidRPr="00A5017A" w:rsidRDefault="00DD320D">
      <w:pPr>
        <w:jc w:val="center"/>
        <w:rPr>
          <w:rFonts w:ascii="Times New Roman" w:hAnsi="Times New Roman"/>
          <w:sz w:val="25"/>
          <w:szCs w:val="25"/>
        </w:rPr>
      </w:pPr>
      <w:r w:rsidRPr="00A5017A">
        <w:rPr>
          <w:rFonts w:ascii="Times New Roman" w:hAnsi="Times New Roman"/>
          <w:sz w:val="25"/>
          <w:szCs w:val="25"/>
        </w:rPr>
        <w:t>Đỗ Đình Đức                                                          Nguyễn Văn Thành</w:t>
      </w:r>
    </w:p>
    <w:sectPr w:rsidR="001A1042" w:rsidRPr="00A5017A">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y Linh Nguyen" w:date="2026-04-06T08:56:00Z" w:initials="MN">
    <w:p w14:paraId="0DFAE743" w14:textId="77777777" w:rsidR="00A6480D" w:rsidRDefault="00A6480D" w:rsidP="009657AA">
      <w:pPr>
        <w:pStyle w:val="CommentText"/>
      </w:pPr>
      <w:r>
        <w:rPr>
          <w:rStyle w:val="CommentReference"/>
        </w:rPr>
        <w:annotationRef/>
      </w:r>
      <w:r>
        <w:t>Linh sửa giá trị</w:t>
      </w:r>
    </w:p>
  </w:comment>
  <w:comment w:id="1" w:author="My Linh Nguyen" w:date="2026-04-06T08:56:00Z" w:initials="MN">
    <w:p w14:paraId="4A938ED3" w14:textId="77777777" w:rsidR="00A6480D" w:rsidRDefault="00A6480D" w:rsidP="009657AA">
      <w:pPr>
        <w:pStyle w:val="CommentText"/>
      </w:pPr>
      <w:r>
        <w:rPr>
          <w:rStyle w:val="CommentReference"/>
        </w:rPr>
        <w:annotationRef/>
      </w:r>
      <w:r>
        <w:t xml:space="preserve">Linh sửa giá trị và giai </w:t>
      </w:r>
      <w:r>
        <w:rPr>
          <w:rFonts w:hint="eastAsia"/>
        </w:rPr>
        <w:t>đ</w:t>
      </w:r>
      <w:r>
        <w:t>oạn thanh toán</w:t>
      </w:r>
    </w:p>
  </w:comment>
  <w:comment w:id="22" w:author="My Linh Nguyen" w:date="2026-04-06T08:54:00Z" w:initials="MN">
    <w:p w14:paraId="63692865" w14:textId="77777777" w:rsidR="00A6480D" w:rsidRDefault="00A6480D" w:rsidP="00405779">
      <w:pPr>
        <w:pStyle w:val="CommentText"/>
      </w:pPr>
      <w:r>
        <w:rPr>
          <w:rStyle w:val="CommentReference"/>
        </w:rPr>
        <w:annotationRef/>
      </w:r>
      <w:r>
        <w:t>Phụ lục này 2 bên sẽ cùng nhau hoàn thiện và ký bổ sung trong vòng 2 tuần kể từ ngày ký H</w:t>
      </w:r>
      <w:r>
        <w:rPr>
          <w:rFonts w:hint="eastAsia"/>
        </w:rPr>
        <w:t>Đ</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FAE743" w15:done="0"/>
  <w15:commentEx w15:paraId="4A938ED3" w15:done="0"/>
  <w15:commentEx w15:paraId="636928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250270D" w16cex:dateUtc="2026-04-06T01:56:00Z"/>
  <w16cex:commentExtensible w16cex:durableId="2C863FC5" w16cex:dateUtc="2026-04-06T01:56:00Z"/>
  <w16cex:commentExtensible w16cex:durableId="3E467B53" w16cex:dateUtc="2026-04-06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FAE743" w16cid:durableId="3250270D"/>
  <w16cid:commentId w16cid:paraId="4A938ED3" w16cid:durableId="2C863FC5"/>
  <w16cid:commentId w16cid:paraId="63692865" w16cid:durableId="3E467B5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A7B45A" w14:textId="77777777" w:rsidR="008003C7" w:rsidRDefault="008003C7" w:rsidP="005D5CD8">
      <w:r>
        <w:separator/>
      </w:r>
    </w:p>
  </w:endnote>
  <w:endnote w:type="continuationSeparator" w:id="0">
    <w:p w14:paraId="28633E53" w14:textId="77777777" w:rsidR="008003C7" w:rsidRDefault="008003C7" w:rsidP="005D5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0AFF" w:usb1="00007843" w:usb2="00000001" w:usb3="00000000" w:csb0="000001BF" w:csb1="00000000"/>
  </w:font>
  <w:font w:name="Calibri">
    <w:panose1 w:val="020F0502020204030204"/>
    <w:charset w:val="00"/>
    <w:family w:val="swiss"/>
    <w:pitch w:val="variable"/>
    <w:sig w:usb0="E00002FF" w:usb1="4000ACFF" w:usb2="00000001" w:usb3="00000000" w:csb0="0000019F" w:csb1="00000000"/>
  </w:font>
  <w:font w:name="等线">
    <w:panose1 w:val="00000000000000000000"/>
    <w:charset w:val="80"/>
    <w:family w:val="roman"/>
    <w:notTrueType/>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nTime">
    <w:altName w:val="Times New Roman"/>
    <w:charset w:val="00"/>
    <w:family w:val="swiss"/>
    <w:pitch w:val="default"/>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057783"/>
      <w:docPartObj>
        <w:docPartGallery w:val="Page Numbers (Bottom of Page)"/>
        <w:docPartUnique/>
      </w:docPartObj>
    </w:sdtPr>
    <w:sdtEndPr>
      <w:rPr>
        <w:noProof/>
      </w:rPr>
    </w:sdtEndPr>
    <w:sdtContent>
      <w:p w14:paraId="48A1DA70" w14:textId="7AE38F83" w:rsidR="00A6480D" w:rsidRDefault="00A6480D">
        <w:pPr>
          <w:pStyle w:val="Footer"/>
          <w:jc w:val="right"/>
        </w:pPr>
        <w:r>
          <w:rPr>
            <w:b/>
            <w:bCs/>
          </w:rPr>
          <w:fldChar w:fldCharType="begin"/>
        </w:r>
        <w:r>
          <w:rPr>
            <w:b/>
            <w:bCs/>
          </w:rPr>
          <w:instrText xml:space="preserve"> PAGE  \* Arabic  \* MERGEFORMAT </w:instrText>
        </w:r>
        <w:r>
          <w:rPr>
            <w:b/>
            <w:bCs/>
          </w:rPr>
          <w:fldChar w:fldCharType="separate"/>
        </w:r>
        <w:r w:rsidR="0088118A">
          <w:rPr>
            <w:b/>
            <w:bCs/>
            <w:noProof/>
          </w:rPr>
          <w:t>9</w:t>
        </w:r>
        <w:r>
          <w:rPr>
            <w:b/>
            <w:bCs/>
          </w:rPr>
          <w:fldChar w:fldCharType="end"/>
        </w:r>
        <w:r>
          <w:t xml:space="preserve"> </w:t>
        </w:r>
        <w:r>
          <w:rPr>
            <w:rFonts w:asciiTheme="minorHAnsi" w:hAnsiTheme="minorHAnsi"/>
            <w:lang w:val="vi-VN"/>
          </w:rPr>
          <w:t>|</w:t>
        </w:r>
        <w:r>
          <w:t xml:space="preserve"> </w:t>
        </w:r>
        <w:r>
          <w:rPr>
            <w:b/>
            <w:bCs/>
          </w:rPr>
          <w:fldChar w:fldCharType="begin"/>
        </w:r>
        <w:r>
          <w:rPr>
            <w:b/>
            <w:bCs/>
          </w:rPr>
          <w:instrText xml:space="preserve"> NUMPAGES  \* Arabic  \* MERGEFORMAT </w:instrText>
        </w:r>
        <w:r>
          <w:rPr>
            <w:b/>
            <w:bCs/>
          </w:rPr>
          <w:fldChar w:fldCharType="separate"/>
        </w:r>
        <w:r w:rsidR="0088118A">
          <w:rPr>
            <w:b/>
            <w:bCs/>
            <w:noProof/>
          </w:rPr>
          <w:t>21</w:t>
        </w:r>
        <w:r>
          <w:rPr>
            <w:b/>
            <w:bCs/>
          </w:rPr>
          <w:fldChar w:fldCharType="end"/>
        </w:r>
      </w:p>
    </w:sdtContent>
  </w:sdt>
  <w:p w14:paraId="42B3780D" w14:textId="77777777" w:rsidR="00A6480D" w:rsidRDefault="00A648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A90CA7" w14:textId="77777777" w:rsidR="008003C7" w:rsidRDefault="008003C7" w:rsidP="005D5CD8">
      <w:r>
        <w:separator/>
      </w:r>
    </w:p>
  </w:footnote>
  <w:footnote w:type="continuationSeparator" w:id="0">
    <w:p w14:paraId="681619D1" w14:textId="77777777" w:rsidR="008003C7" w:rsidRDefault="008003C7" w:rsidP="005D5C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F22CF"/>
    <w:multiLevelType w:val="multilevel"/>
    <w:tmpl w:val="1F206A7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96C0B36"/>
    <w:multiLevelType w:val="multilevel"/>
    <w:tmpl w:val="82E04B3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B827F1F"/>
    <w:multiLevelType w:val="hybridMultilevel"/>
    <w:tmpl w:val="6082F920"/>
    <w:lvl w:ilvl="0" w:tplc="8E6C57E2">
      <w:start w:val="6"/>
      <w:numFmt w:val="bullet"/>
      <w:lvlText w:val="-"/>
      <w:lvlJc w:val="left"/>
      <w:pPr>
        <w:ind w:left="360" w:hanging="360"/>
      </w:pPr>
      <w:rPr>
        <w:rFonts w:ascii="Calibri" w:eastAsiaTheme="minorEastAsia" w:hAnsi="Calibri" w:cs="Calibri"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DD24067"/>
    <w:multiLevelType w:val="hybridMultilevel"/>
    <w:tmpl w:val="E166A5F2"/>
    <w:lvl w:ilvl="0" w:tplc="A6521992">
      <w:start w:val="1"/>
      <w:numFmt w:val="bullet"/>
      <w:lvlText w:val="-"/>
      <w:lvlJc w:val="left"/>
      <w:pPr>
        <w:ind w:left="720" w:hanging="360"/>
      </w:pPr>
      <w:rPr>
        <w:rFonts w:ascii="Palatino Linotype" w:hAnsi="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14590D"/>
    <w:multiLevelType w:val="hybridMultilevel"/>
    <w:tmpl w:val="75EC5104"/>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nsid w:val="41EB0346"/>
    <w:multiLevelType w:val="multilevel"/>
    <w:tmpl w:val="689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C511154"/>
    <w:multiLevelType w:val="multilevel"/>
    <w:tmpl w:val="DF0089F4"/>
    <w:lvl w:ilvl="0">
      <w:start w:val="1"/>
      <w:numFmt w:val="decimal"/>
      <w:lvlText w:val="%1."/>
      <w:lvlJc w:val="left"/>
      <w:pPr>
        <w:ind w:left="111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7">
    <w:nsid w:val="4C8C69C8"/>
    <w:multiLevelType w:val="hybridMultilevel"/>
    <w:tmpl w:val="B71C3A44"/>
    <w:lvl w:ilvl="0" w:tplc="A6521992">
      <w:start w:val="1"/>
      <w:numFmt w:val="bullet"/>
      <w:lvlText w:val="-"/>
      <w:lvlJc w:val="left"/>
      <w:pPr>
        <w:ind w:left="360" w:hanging="360"/>
      </w:pPr>
      <w:rPr>
        <w:rFonts w:ascii="Palatino Linotype" w:hAnsi="Palatino Linotyp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4503FCB"/>
    <w:multiLevelType w:val="multilevel"/>
    <w:tmpl w:val="54503FCB"/>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55CD60A0"/>
    <w:multiLevelType w:val="multilevel"/>
    <w:tmpl w:val="FA728C8A"/>
    <w:lvl w:ilvl="0">
      <w:start w:val="1"/>
      <w:numFmt w:val="decimal"/>
      <w:lvlText w:val="%1)"/>
      <w:lvlJc w:val="left"/>
      <w:pPr>
        <w:ind w:left="111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10">
    <w:nsid w:val="5E982B51"/>
    <w:multiLevelType w:val="hybridMultilevel"/>
    <w:tmpl w:val="0CDEF1E4"/>
    <w:lvl w:ilvl="0" w:tplc="A6521992">
      <w:start w:val="1"/>
      <w:numFmt w:val="bullet"/>
      <w:lvlText w:val="-"/>
      <w:lvlJc w:val="left"/>
      <w:pPr>
        <w:ind w:left="360" w:hanging="360"/>
      </w:pPr>
      <w:rPr>
        <w:rFonts w:ascii="Palatino Linotype" w:hAnsi="Palatino Linotype"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nsid w:val="5FD94DAC"/>
    <w:multiLevelType w:val="hybridMultilevel"/>
    <w:tmpl w:val="00A038B4"/>
    <w:lvl w:ilvl="0" w:tplc="8E6C57E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3B4B0F"/>
    <w:multiLevelType w:val="multilevel"/>
    <w:tmpl w:val="652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9576B1E"/>
    <w:multiLevelType w:val="hybridMultilevel"/>
    <w:tmpl w:val="68DAC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4761C0"/>
    <w:multiLevelType w:val="hybridMultilevel"/>
    <w:tmpl w:val="A0B6CDEC"/>
    <w:lvl w:ilvl="0" w:tplc="EB3E3AF6">
      <w:start w:val="1"/>
      <w:numFmt w:val="decimal"/>
      <w:lvlText w:val="7. %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CE07F5"/>
    <w:multiLevelType w:val="multilevel"/>
    <w:tmpl w:val="6BCE07F5"/>
    <w:lvl w:ilvl="0">
      <w:start w:val="5"/>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nsid w:val="6D8961F3"/>
    <w:multiLevelType w:val="multilevel"/>
    <w:tmpl w:val="28245DB2"/>
    <w:lvl w:ilvl="0">
      <w:start w:val="5"/>
      <w:numFmt w:val="decimal"/>
      <w:lvlText w:val="%1."/>
      <w:lvlJc w:val="left"/>
      <w:pPr>
        <w:ind w:left="390" w:hanging="390"/>
      </w:pPr>
      <w:rPr>
        <w:rFonts w:hint="default"/>
      </w:rPr>
    </w:lvl>
    <w:lvl w:ilvl="1">
      <w:start w:val="1"/>
      <w:numFmt w:val="decimal"/>
      <w:lvlText w:val="%2)"/>
      <w:lvlJc w:val="left"/>
      <w:pPr>
        <w:ind w:left="1080" w:hanging="360"/>
      </w:p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6DCA2B60"/>
    <w:multiLevelType w:val="multilevel"/>
    <w:tmpl w:val="6DCA2B60"/>
    <w:lvl w:ilvl="0">
      <w:numFmt w:val="bullet"/>
      <w:lvlText w:val="-"/>
      <w:lvlJc w:val="left"/>
      <w:pPr>
        <w:ind w:left="360" w:hanging="360"/>
      </w:pPr>
      <w:rPr>
        <w:rFonts w:ascii=".VnTime" w:eastAsia="Times New Roman" w:hAnsi=".VnTime"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nsid w:val="7A0C7B35"/>
    <w:multiLevelType w:val="hybridMultilevel"/>
    <w:tmpl w:val="CB2CDD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7C662E24"/>
    <w:multiLevelType w:val="hybridMultilevel"/>
    <w:tmpl w:val="818EA80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8"/>
  </w:num>
  <w:num w:numId="3">
    <w:abstractNumId w:val="15"/>
  </w:num>
  <w:num w:numId="4">
    <w:abstractNumId w:val="11"/>
  </w:num>
  <w:num w:numId="5">
    <w:abstractNumId w:val="1"/>
  </w:num>
  <w:num w:numId="6">
    <w:abstractNumId w:val="14"/>
  </w:num>
  <w:num w:numId="7">
    <w:abstractNumId w:val="0"/>
  </w:num>
  <w:num w:numId="8">
    <w:abstractNumId w:val="2"/>
  </w:num>
  <w:num w:numId="9">
    <w:abstractNumId w:val="13"/>
  </w:num>
  <w:num w:numId="10">
    <w:abstractNumId w:val="10"/>
  </w:num>
  <w:num w:numId="11">
    <w:abstractNumId w:val="7"/>
  </w:num>
  <w:num w:numId="12">
    <w:abstractNumId w:val="5"/>
  </w:num>
  <w:num w:numId="13">
    <w:abstractNumId w:val="12"/>
  </w:num>
  <w:num w:numId="14">
    <w:abstractNumId w:val="3"/>
  </w:num>
  <w:num w:numId="15">
    <w:abstractNumId w:val="18"/>
  </w:num>
  <w:num w:numId="16">
    <w:abstractNumId w:val="19"/>
  </w:num>
  <w:num w:numId="17">
    <w:abstractNumId w:val="6"/>
  </w:num>
  <w:num w:numId="18">
    <w:abstractNumId w:val="9"/>
  </w:num>
  <w:num w:numId="19">
    <w:abstractNumId w:val="16"/>
  </w:num>
  <w:num w:numId="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inh Nguyen">
    <w15:presenceInfo w15:providerId="Windows Live" w15:userId="968d415df91fce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7FD"/>
    <w:rsid w:val="000267AA"/>
    <w:rsid w:val="00156E36"/>
    <w:rsid w:val="001A1042"/>
    <w:rsid w:val="001E7971"/>
    <w:rsid w:val="00207556"/>
    <w:rsid w:val="002C6F1B"/>
    <w:rsid w:val="002F677B"/>
    <w:rsid w:val="0030093B"/>
    <w:rsid w:val="00376EB8"/>
    <w:rsid w:val="003851AF"/>
    <w:rsid w:val="003B6881"/>
    <w:rsid w:val="003D6816"/>
    <w:rsid w:val="003D7B25"/>
    <w:rsid w:val="003F550B"/>
    <w:rsid w:val="00405779"/>
    <w:rsid w:val="00415880"/>
    <w:rsid w:val="00461CEE"/>
    <w:rsid w:val="00477108"/>
    <w:rsid w:val="004B3E1D"/>
    <w:rsid w:val="004E068C"/>
    <w:rsid w:val="005213B0"/>
    <w:rsid w:val="005267A9"/>
    <w:rsid w:val="00545230"/>
    <w:rsid w:val="005D5CD8"/>
    <w:rsid w:val="006201B6"/>
    <w:rsid w:val="00621160"/>
    <w:rsid w:val="00667357"/>
    <w:rsid w:val="00674608"/>
    <w:rsid w:val="006825BF"/>
    <w:rsid w:val="00690119"/>
    <w:rsid w:val="006D6762"/>
    <w:rsid w:val="0072085A"/>
    <w:rsid w:val="007A288B"/>
    <w:rsid w:val="007D39D6"/>
    <w:rsid w:val="008003C7"/>
    <w:rsid w:val="00837B6E"/>
    <w:rsid w:val="00844AA9"/>
    <w:rsid w:val="0088118A"/>
    <w:rsid w:val="008C107F"/>
    <w:rsid w:val="00951EA5"/>
    <w:rsid w:val="009657AA"/>
    <w:rsid w:val="00985A8D"/>
    <w:rsid w:val="009B6513"/>
    <w:rsid w:val="00A5017A"/>
    <w:rsid w:val="00A6480D"/>
    <w:rsid w:val="00A9330D"/>
    <w:rsid w:val="00AC131A"/>
    <w:rsid w:val="00AD5A7E"/>
    <w:rsid w:val="00AE3440"/>
    <w:rsid w:val="00AF2375"/>
    <w:rsid w:val="00B0113B"/>
    <w:rsid w:val="00B954ED"/>
    <w:rsid w:val="00BB6687"/>
    <w:rsid w:val="00BC0313"/>
    <w:rsid w:val="00BD606F"/>
    <w:rsid w:val="00C443C7"/>
    <w:rsid w:val="00C60474"/>
    <w:rsid w:val="00C60F75"/>
    <w:rsid w:val="00C974F5"/>
    <w:rsid w:val="00CE14C0"/>
    <w:rsid w:val="00D036D6"/>
    <w:rsid w:val="00D25192"/>
    <w:rsid w:val="00D86EC9"/>
    <w:rsid w:val="00DC6D0D"/>
    <w:rsid w:val="00DD320D"/>
    <w:rsid w:val="00DD71DC"/>
    <w:rsid w:val="00DE162A"/>
    <w:rsid w:val="00E24BCE"/>
    <w:rsid w:val="00E4042A"/>
    <w:rsid w:val="00E77D02"/>
    <w:rsid w:val="00EC52CC"/>
    <w:rsid w:val="00EE0FF1"/>
    <w:rsid w:val="00F40B91"/>
    <w:rsid w:val="00F57F0A"/>
    <w:rsid w:val="00F907FD"/>
    <w:rsid w:val="00FB6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313"/>
    <w:pPr>
      <w:spacing w:after="0" w:line="240" w:lineRule="auto"/>
    </w:pPr>
    <w:rPr>
      <w:rFonts w:ascii=".VnTime" w:eastAsia="Times New Roman" w:hAnsi=".VnTime" w:cs="Times New Roman"/>
      <w:kern w:val="0"/>
      <w:sz w:val="28"/>
      <w:szCs w:val="28"/>
      <w:lang w:eastAsia="en-US"/>
      <w14:ligatures w14:val="none"/>
    </w:rPr>
  </w:style>
  <w:style w:type="paragraph" w:styleId="Heading1">
    <w:name w:val="heading 1"/>
    <w:basedOn w:val="Normal"/>
    <w:next w:val="Normal"/>
    <w:link w:val="Heading1Char"/>
    <w:uiPriority w:val="9"/>
    <w:qFormat/>
    <w:rsid w:val="00F90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7FD"/>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F90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7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7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7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7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FD"/>
    <w:rPr>
      <w:rFonts w:eastAsiaTheme="majorEastAsia" w:cstheme="majorBidi"/>
      <w:color w:val="272727" w:themeColor="text1" w:themeTint="D8"/>
    </w:rPr>
  </w:style>
  <w:style w:type="paragraph" w:styleId="Title">
    <w:name w:val="Title"/>
    <w:basedOn w:val="Normal"/>
    <w:next w:val="Normal"/>
    <w:link w:val="TitleChar"/>
    <w:uiPriority w:val="10"/>
    <w:qFormat/>
    <w:rsid w:val="00F907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FD"/>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F90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FD"/>
    <w:pPr>
      <w:spacing w:before="160"/>
      <w:jc w:val="center"/>
    </w:pPr>
    <w:rPr>
      <w:i/>
      <w:iCs/>
      <w:color w:val="404040" w:themeColor="text1" w:themeTint="BF"/>
    </w:rPr>
  </w:style>
  <w:style w:type="character" w:customStyle="1" w:styleId="QuoteChar">
    <w:name w:val="Quote Char"/>
    <w:basedOn w:val="DefaultParagraphFont"/>
    <w:link w:val="Quote"/>
    <w:uiPriority w:val="29"/>
    <w:rsid w:val="00F907FD"/>
    <w:rPr>
      <w:i/>
      <w:iCs/>
      <w:color w:val="404040" w:themeColor="text1" w:themeTint="BF"/>
    </w:rPr>
  </w:style>
  <w:style w:type="paragraph" w:styleId="ListParagraph">
    <w:name w:val="List Paragraph"/>
    <w:basedOn w:val="Normal"/>
    <w:uiPriority w:val="34"/>
    <w:qFormat/>
    <w:rsid w:val="00F907FD"/>
    <w:pPr>
      <w:ind w:left="720"/>
      <w:contextualSpacing/>
    </w:pPr>
  </w:style>
  <w:style w:type="character" w:styleId="IntenseEmphasis">
    <w:name w:val="Intense Emphasis"/>
    <w:basedOn w:val="DefaultParagraphFont"/>
    <w:uiPriority w:val="21"/>
    <w:qFormat/>
    <w:rsid w:val="00F907FD"/>
    <w:rPr>
      <w:i/>
      <w:iCs/>
      <w:color w:val="0F4761" w:themeColor="accent1" w:themeShade="BF"/>
    </w:rPr>
  </w:style>
  <w:style w:type="paragraph" w:styleId="IntenseQuote">
    <w:name w:val="Intense Quote"/>
    <w:basedOn w:val="Normal"/>
    <w:next w:val="Normal"/>
    <w:link w:val="IntenseQuoteChar"/>
    <w:uiPriority w:val="30"/>
    <w:qFormat/>
    <w:rsid w:val="00F9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7FD"/>
    <w:rPr>
      <w:i/>
      <w:iCs/>
      <w:color w:val="0F4761" w:themeColor="accent1" w:themeShade="BF"/>
    </w:rPr>
  </w:style>
  <w:style w:type="character" w:styleId="IntenseReference">
    <w:name w:val="Intense Reference"/>
    <w:basedOn w:val="DefaultParagraphFont"/>
    <w:uiPriority w:val="32"/>
    <w:qFormat/>
    <w:rsid w:val="00F907FD"/>
    <w:rPr>
      <w:b/>
      <w:bCs/>
      <w:smallCaps/>
      <w:color w:val="0F4761" w:themeColor="accent1" w:themeShade="BF"/>
      <w:spacing w:val="5"/>
    </w:rPr>
  </w:style>
  <w:style w:type="paragraph" w:styleId="BodyText">
    <w:name w:val="Body Text"/>
    <w:basedOn w:val="Normal"/>
    <w:link w:val="BodyTextChar"/>
    <w:rsid w:val="00F907FD"/>
    <w:pPr>
      <w:spacing w:before="120"/>
      <w:jc w:val="both"/>
    </w:pPr>
    <w:rPr>
      <w:szCs w:val="20"/>
    </w:rPr>
  </w:style>
  <w:style w:type="character" w:customStyle="1" w:styleId="BodyTextChar">
    <w:name w:val="Body Text Char"/>
    <w:basedOn w:val="DefaultParagraphFont"/>
    <w:link w:val="BodyText"/>
    <w:rsid w:val="00F907FD"/>
    <w:rPr>
      <w:rFonts w:ascii=".VnTime" w:eastAsia="Times New Roman" w:hAnsi=".VnTime" w:cs="Times New Roman"/>
      <w:kern w:val="0"/>
      <w:sz w:val="28"/>
      <w:szCs w:val="20"/>
      <w:lang w:eastAsia="en-US"/>
      <w14:ligatures w14:val="none"/>
    </w:rPr>
  </w:style>
  <w:style w:type="paragraph" w:styleId="Header">
    <w:name w:val="header"/>
    <w:basedOn w:val="Normal"/>
    <w:link w:val="HeaderChar"/>
    <w:uiPriority w:val="99"/>
    <w:unhideWhenUsed/>
    <w:rsid w:val="005D5CD8"/>
    <w:pPr>
      <w:tabs>
        <w:tab w:val="center" w:pos="4680"/>
        <w:tab w:val="right" w:pos="9360"/>
      </w:tabs>
    </w:pPr>
  </w:style>
  <w:style w:type="character" w:customStyle="1" w:styleId="HeaderChar">
    <w:name w:val="Header Char"/>
    <w:basedOn w:val="DefaultParagraphFont"/>
    <w:link w:val="Header"/>
    <w:uiPriority w:val="99"/>
    <w:rsid w:val="005D5CD8"/>
    <w:rPr>
      <w:rFonts w:ascii=".VnTime" w:eastAsia="Times New Roman" w:hAnsi=".VnTime" w:cs="Times New Roman"/>
      <w:kern w:val="0"/>
      <w:sz w:val="28"/>
      <w:szCs w:val="28"/>
      <w:lang w:eastAsia="en-US"/>
      <w14:ligatures w14:val="none"/>
    </w:rPr>
  </w:style>
  <w:style w:type="paragraph" w:styleId="Footer">
    <w:name w:val="footer"/>
    <w:basedOn w:val="Normal"/>
    <w:link w:val="FooterChar"/>
    <w:uiPriority w:val="99"/>
    <w:unhideWhenUsed/>
    <w:rsid w:val="005D5CD8"/>
    <w:pPr>
      <w:tabs>
        <w:tab w:val="center" w:pos="4680"/>
        <w:tab w:val="right" w:pos="9360"/>
      </w:tabs>
    </w:pPr>
  </w:style>
  <w:style w:type="character" w:customStyle="1" w:styleId="FooterChar">
    <w:name w:val="Footer Char"/>
    <w:basedOn w:val="DefaultParagraphFont"/>
    <w:link w:val="Footer"/>
    <w:uiPriority w:val="99"/>
    <w:rsid w:val="005D5CD8"/>
    <w:rPr>
      <w:rFonts w:ascii=".VnTime" w:eastAsia="Times New Roman" w:hAnsi=".VnTime" w:cs="Times New Roman"/>
      <w:kern w:val="0"/>
      <w:sz w:val="28"/>
      <w:szCs w:val="28"/>
      <w:lang w:eastAsia="en-US"/>
      <w14:ligatures w14:val="none"/>
    </w:rPr>
  </w:style>
  <w:style w:type="table" w:styleId="TableGrid">
    <w:name w:val="Table Grid"/>
    <w:basedOn w:val="TableNormal"/>
    <w:uiPriority w:val="39"/>
    <w:rsid w:val="002F67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0093B"/>
    <w:pPr>
      <w:spacing w:before="100" w:beforeAutospacing="1" w:after="100" w:afterAutospacing="1"/>
    </w:pPr>
    <w:rPr>
      <w:rFonts w:ascii="Times New Roman" w:hAnsi="Times New Roman"/>
      <w:sz w:val="24"/>
      <w:szCs w:val="24"/>
      <w:lang w:eastAsia="zh-CN"/>
    </w:rPr>
  </w:style>
  <w:style w:type="character" w:styleId="Hyperlink">
    <w:name w:val="Hyperlink"/>
    <w:basedOn w:val="DefaultParagraphFont"/>
    <w:uiPriority w:val="99"/>
    <w:unhideWhenUsed/>
    <w:rsid w:val="00BC0313"/>
    <w:rPr>
      <w:color w:val="467886" w:themeColor="hyperlink"/>
      <w:u w:val="single"/>
    </w:rPr>
  </w:style>
  <w:style w:type="character" w:customStyle="1" w:styleId="UnresolvedMention">
    <w:name w:val="Unresolved Mention"/>
    <w:basedOn w:val="DefaultParagraphFont"/>
    <w:uiPriority w:val="99"/>
    <w:semiHidden/>
    <w:unhideWhenUsed/>
    <w:rsid w:val="00BC0313"/>
    <w:rPr>
      <w:color w:val="605E5C"/>
      <w:shd w:val="clear" w:color="auto" w:fill="E1DFDD"/>
    </w:rPr>
  </w:style>
  <w:style w:type="character" w:styleId="CommentReference">
    <w:name w:val="annotation reference"/>
    <w:basedOn w:val="DefaultParagraphFont"/>
    <w:uiPriority w:val="99"/>
    <w:semiHidden/>
    <w:unhideWhenUsed/>
    <w:rsid w:val="00405779"/>
    <w:rPr>
      <w:sz w:val="16"/>
      <w:szCs w:val="16"/>
    </w:rPr>
  </w:style>
  <w:style w:type="paragraph" w:styleId="CommentText">
    <w:name w:val="annotation text"/>
    <w:basedOn w:val="Normal"/>
    <w:link w:val="CommentTextChar"/>
    <w:uiPriority w:val="99"/>
    <w:unhideWhenUsed/>
    <w:rsid w:val="00405779"/>
    <w:rPr>
      <w:sz w:val="20"/>
      <w:szCs w:val="20"/>
    </w:rPr>
  </w:style>
  <w:style w:type="character" w:customStyle="1" w:styleId="CommentTextChar">
    <w:name w:val="Comment Text Char"/>
    <w:basedOn w:val="DefaultParagraphFont"/>
    <w:link w:val="CommentText"/>
    <w:uiPriority w:val="99"/>
    <w:rsid w:val="00405779"/>
    <w:rPr>
      <w:rFonts w:ascii=".VnTime" w:eastAsia="Times New Roman" w:hAnsi=".VnTime"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405779"/>
    <w:rPr>
      <w:b/>
      <w:bCs/>
    </w:rPr>
  </w:style>
  <w:style w:type="character" w:customStyle="1" w:styleId="CommentSubjectChar">
    <w:name w:val="Comment Subject Char"/>
    <w:basedOn w:val="CommentTextChar"/>
    <w:link w:val="CommentSubject"/>
    <w:uiPriority w:val="99"/>
    <w:semiHidden/>
    <w:rsid w:val="00405779"/>
    <w:rPr>
      <w:rFonts w:ascii=".VnTime" w:eastAsia="Times New Roman" w:hAnsi=".VnTime" w:cs="Times New Roman"/>
      <w:b/>
      <w:bCs/>
      <w:kern w:val="0"/>
      <w:sz w:val="20"/>
      <w:szCs w:val="20"/>
      <w:lang w:eastAsia="en-US"/>
      <w14:ligatures w14:val="none"/>
    </w:rPr>
  </w:style>
  <w:style w:type="paragraph" w:styleId="BalloonText">
    <w:name w:val="Balloon Text"/>
    <w:basedOn w:val="Normal"/>
    <w:link w:val="BalloonTextChar"/>
    <w:uiPriority w:val="99"/>
    <w:semiHidden/>
    <w:unhideWhenUsed/>
    <w:rsid w:val="000267AA"/>
    <w:rPr>
      <w:rFonts w:ascii="Tahoma" w:hAnsi="Tahoma" w:cs="Tahoma"/>
      <w:sz w:val="16"/>
      <w:szCs w:val="16"/>
    </w:rPr>
  </w:style>
  <w:style w:type="character" w:customStyle="1" w:styleId="BalloonTextChar">
    <w:name w:val="Balloon Text Char"/>
    <w:basedOn w:val="DefaultParagraphFont"/>
    <w:link w:val="BalloonText"/>
    <w:uiPriority w:val="99"/>
    <w:semiHidden/>
    <w:rsid w:val="000267AA"/>
    <w:rPr>
      <w:rFonts w:ascii="Tahoma" w:eastAsia="Times New Roman" w:hAnsi="Tahoma" w:cs="Tahoma"/>
      <w:kern w:val="0"/>
      <w:sz w:val="16"/>
      <w:szCs w:val="16"/>
      <w:lang w:eastAsia="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313"/>
    <w:pPr>
      <w:spacing w:after="0" w:line="240" w:lineRule="auto"/>
    </w:pPr>
    <w:rPr>
      <w:rFonts w:ascii=".VnTime" w:eastAsia="Times New Roman" w:hAnsi=".VnTime" w:cs="Times New Roman"/>
      <w:kern w:val="0"/>
      <w:sz w:val="28"/>
      <w:szCs w:val="28"/>
      <w:lang w:eastAsia="en-US"/>
      <w14:ligatures w14:val="none"/>
    </w:rPr>
  </w:style>
  <w:style w:type="paragraph" w:styleId="Heading1">
    <w:name w:val="heading 1"/>
    <w:basedOn w:val="Normal"/>
    <w:next w:val="Normal"/>
    <w:link w:val="Heading1Char"/>
    <w:uiPriority w:val="9"/>
    <w:qFormat/>
    <w:rsid w:val="00F90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7FD"/>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F90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7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7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7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7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FD"/>
    <w:rPr>
      <w:rFonts w:eastAsiaTheme="majorEastAsia" w:cstheme="majorBidi"/>
      <w:color w:val="272727" w:themeColor="text1" w:themeTint="D8"/>
    </w:rPr>
  </w:style>
  <w:style w:type="paragraph" w:styleId="Title">
    <w:name w:val="Title"/>
    <w:basedOn w:val="Normal"/>
    <w:next w:val="Normal"/>
    <w:link w:val="TitleChar"/>
    <w:uiPriority w:val="10"/>
    <w:qFormat/>
    <w:rsid w:val="00F907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FD"/>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F90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FD"/>
    <w:pPr>
      <w:spacing w:before="160"/>
      <w:jc w:val="center"/>
    </w:pPr>
    <w:rPr>
      <w:i/>
      <w:iCs/>
      <w:color w:val="404040" w:themeColor="text1" w:themeTint="BF"/>
    </w:rPr>
  </w:style>
  <w:style w:type="character" w:customStyle="1" w:styleId="QuoteChar">
    <w:name w:val="Quote Char"/>
    <w:basedOn w:val="DefaultParagraphFont"/>
    <w:link w:val="Quote"/>
    <w:uiPriority w:val="29"/>
    <w:rsid w:val="00F907FD"/>
    <w:rPr>
      <w:i/>
      <w:iCs/>
      <w:color w:val="404040" w:themeColor="text1" w:themeTint="BF"/>
    </w:rPr>
  </w:style>
  <w:style w:type="paragraph" w:styleId="ListParagraph">
    <w:name w:val="List Paragraph"/>
    <w:basedOn w:val="Normal"/>
    <w:uiPriority w:val="34"/>
    <w:qFormat/>
    <w:rsid w:val="00F907FD"/>
    <w:pPr>
      <w:ind w:left="720"/>
      <w:contextualSpacing/>
    </w:pPr>
  </w:style>
  <w:style w:type="character" w:styleId="IntenseEmphasis">
    <w:name w:val="Intense Emphasis"/>
    <w:basedOn w:val="DefaultParagraphFont"/>
    <w:uiPriority w:val="21"/>
    <w:qFormat/>
    <w:rsid w:val="00F907FD"/>
    <w:rPr>
      <w:i/>
      <w:iCs/>
      <w:color w:val="0F4761" w:themeColor="accent1" w:themeShade="BF"/>
    </w:rPr>
  </w:style>
  <w:style w:type="paragraph" w:styleId="IntenseQuote">
    <w:name w:val="Intense Quote"/>
    <w:basedOn w:val="Normal"/>
    <w:next w:val="Normal"/>
    <w:link w:val="IntenseQuoteChar"/>
    <w:uiPriority w:val="30"/>
    <w:qFormat/>
    <w:rsid w:val="00F9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7FD"/>
    <w:rPr>
      <w:i/>
      <w:iCs/>
      <w:color w:val="0F4761" w:themeColor="accent1" w:themeShade="BF"/>
    </w:rPr>
  </w:style>
  <w:style w:type="character" w:styleId="IntenseReference">
    <w:name w:val="Intense Reference"/>
    <w:basedOn w:val="DefaultParagraphFont"/>
    <w:uiPriority w:val="32"/>
    <w:qFormat/>
    <w:rsid w:val="00F907FD"/>
    <w:rPr>
      <w:b/>
      <w:bCs/>
      <w:smallCaps/>
      <w:color w:val="0F4761" w:themeColor="accent1" w:themeShade="BF"/>
      <w:spacing w:val="5"/>
    </w:rPr>
  </w:style>
  <w:style w:type="paragraph" w:styleId="BodyText">
    <w:name w:val="Body Text"/>
    <w:basedOn w:val="Normal"/>
    <w:link w:val="BodyTextChar"/>
    <w:rsid w:val="00F907FD"/>
    <w:pPr>
      <w:spacing w:before="120"/>
      <w:jc w:val="both"/>
    </w:pPr>
    <w:rPr>
      <w:szCs w:val="20"/>
    </w:rPr>
  </w:style>
  <w:style w:type="character" w:customStyle="1" w:styleId="BodyTextChar">
    <w:name w:val="Body Text Char"/>
    <w:basedOn w:val="DefaultParagraphFont"/>
    <w:link w:val="BodyText"/>
    <w:rsid w:val="00F907FD"/>
    <w:rPr>
      <w:rFonts w:ascii=".VnTime" w:eastAsia="Times New Roman" w:hAnsi=".VnTime" w:cs="Times New Roman"/>
      <w:kern w:val="0"/>
      <w:sz w:val="28"/>
      <w:szCs w:val="20"/>
      <w:lang w:eastAsia="en-US"/>
      <w14:ligatures w14:val="none"/>
    </w:rPr>
  </w:style>
  <w:style w:type="paragraph" w:styleId="Header">
    <w:name w:val="header"/>
    <w:basedOn w:val="Normal"/>
    <w:link w:val="HeaderChar"/>
    <w:uiPriority w:val="99"/>
    <w:unhideWhenUsed/>
    <w:rsid w:val="005D5CD8"/>
    <w:pPr>
      <w:tabs>
        <w:tab w:val="center" w:pos="4680"/>
        <w:tab w:val="right" w:pos="9360"/>
      </w:tabs>
    </w:pPr>
  </w:style>
  <w:style w:type="character" w:customStyle="1" w:styleId="HeaderChar">
    <w:name w:val="Header Char"/>
    <w:basedOn w:val="DefaultParagraphFont"/>
    <w:link w:val="Header"/>
    <w:uiPriority w:val="99"/>
    <w:rsid w:val="005D5CD8"/>
    <w:rPr>
      <w:rFonts w:ascii=".VnTime" w:eastAsia="Times New Roman" w:hAnsi=".VnTime" w:cs="Times New Roman"/>
      <w:kern w:val="0"/>
      <w:sz w:val="28"/>
      <w:szCs w:val="28"/>
      <w:lang w:eastAsia="en-US"/>
      <w14:ligatures w14:val="none"/>
    </w:rPr>
  </w:style>
  <w:style w:type="paragraph" w:styleId="Footer">
    <w:name w:val="footer"/>
    <w:basedOn w:val="Normal"/>
    <w:link w:val="FooterChar"/>
    <w:uiPriority w:val="99"/>
    <w:unhideWhenUsed/>
    <w:rsid w:val="005D5CD8"/>
    <w:pPr>
      <w:tabs>
        <w:tab w:val="center" w:pos="4680"/>
        <w:tab w:val="right" w:pos="9360"/>
      </w:tabs>
    </w:pPr>
  </w:style>
  <w:style w:type="character" w:customStyle="1" w:styleId="FooterChar">
    <w:name w:val="Footer Char"/>
    <w:basedOn w:val="DefaultParagraphFont"/>
    <w:link w:val="Footer"/>
    <w:uiPriority w:val="99"/>
    <w:rsid w:val="005D5CD8"/>
    <w:rPr>
      <w:rFonts w:ascii=".VnTime" w:eastAsia="Times New Roman" w:hAnsi=".VnTime" w:cs="Times New Roman"/>
      <w:kern w:val="0"/>
      <w:sz w:val="28"/>
      <w:szCs w:val="28"/>
      <w:lang w:eastAsia="en-US"/>
      <w14:ligatures w14:val="none"/>
    </w:rPr>
  </w:style>
  <w:style w:type="table" w:styleId="TableGrid">
    <w:name w:val="Table Grid"/>
    <w:basedOn w:val="TableNormal"/>
    <w:uiPriority w:val="39"/>
    <w:rsid w:val="002F67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0093B"/>
    <w:pPr>
      <w:spacing w:before="100" w:beforeAutospacing="1" w:after="100" w:afterAutospacing="1"/>
    </w:pPr>
    <w:rPr>
      <w:rFonts w:ascii="Times New Roman" w:hAnsi="Times New Roman"/>
      <w:sz w:val="24"/>
      <w:szCs w:val="24"/>
      <w:lang w:eastAsia="zh-CN"/>
    </w:rPr>
  </w:style>
  <w:style w:type="character" w:styleId="Hyperlink">
    <w:name w:val="Hyperlink"/>
    <w:basedOn w:val="DefaultParagraphFont"/>
    <w:uiPriority w:val="99"/>
    <w:unhideWhenUsed/>
    <w:rsid w:val="00BC0313"/>
    <w:rPr>
      <w:color w:val="467886" w:themeColor="hyperlink"/>
      <w:u w:val="single"/>
    </w:rPr>
  </w:style>
  <w:style w:type="character" w:customStyle="1" w:styleId="UnresolvedMention">
    <w:name w:val="Unresolved Mention"/>
    <w:basedOn w:val="DefaultParagraphFont"/>
    <w:uiPriority w:val="99"/>
    <w:semiHidden/>
    <w:unhideWhenUsed/>
    <w:rsid w:val="00BC0313"/>
    <w:rPr>
      <w:color w:val="605E5C"/>
      <w:shd w:val="clear" w:color="auto" w:fill="E1DFDD"/>
    </w:rPr>
  </w:style>
  <w:style w:type="character" w:styleId="CommentReference">
    <w:name w:val="annotation reference"/>
    <w:basedOn w:val="DefaultParagraphFont"/>
    <w:uiPriority w:val="99"/>
    <w:semiHidden/>
    <w:unhideWhenUsed/>
    <w:rsid w:val="00405779"/>
    <w:rPr>
      <w:sz w:val="16"/>
      <w:szCs w:val="16"/>
    </w:rPr>
  </w:style>
  <w:style w:type="paragraph" w:styleId="CommentText">
    <w:name w:val="annotation text"/>
    <w:basedOn w:val="Normal"/>
    <w:link w:val="CommentTextChar"/>
    <w:uiPriority w:val="99"/>
    <w:unhideWhenUsed/>
    <w:rsid w:val="00405779"/>
    <w:rPr>
      <w:sz w:val="20"/>
      <w:szCs w:val="20"/>
    </w:rPr>
  </w:style>
  <w:style w:type="character" w:customStyle="1" w:styleId="CommentTextChar">
    <w:name w:val="Comment Text Char"/>
    <w:basedOn w:val="DefaultParagraphFont"/>
    <w:link w:val="CommentText"/>
    <w:uiPriority w:val="99"/>
    <w:rsid w:val="00405779"/>
    <w:rPr>
      <w:rFonts w:ascii=".VnTime" w:eastAsia="Times New Roman" w:hAnsi=".VnTime"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405779"/>
    <w:rPr>
      <w:b/>
      <w:bCs/>
    </w:rPr>
  </w:style>
  <w:style w:type="character" w:customStyle="1" w:styleId="CommentSubjectChar">
    <w:name w:val="Comment Subject Char"/>
    <w:basedOn w:val="CommentTextChar"/>
    <w:link w:val="CommentSubject"/>
    <w:uiPriority w:val="99"/>
    <w:semiHidden/>
    <w:rsid w:val="00405779"/>
    <w:rPr>
      <w:rFonts w:ascii=".VnTime" w:eastAsia="Times New Roman" w:hAnsi=".VnTime" w:cs="Times New Roman"/>
      <w:b/>
      <w:bCs/>
      <w:kern w:val="0"/>
      <w:sz w:val="20"/>
      <w:szCs w:val="20"/>
      <w:lang w:eastAsia="en-US"/>
      <w14:ligatures w14:val="none"/>
    </w:rPr>
  </w:style>
  <w:style w:type="paragraph" w:styleId="BalloonText">
    <w:name w:val="Balloon Text"/>
    <w:basedOn w:val="Normal"/>
    <w:link w:val="BalloonTextChar"/>
    <w:uiPriority w:val="99"/>
    <w:semiHidden/>
    <w:unhideWhenUsed/>
    <w:rsid w:val="000267AA"/>
    <w:rPr>
      <w:rFonts w:ascii="Tahoma" w:hAnsi="Tahoma" w:cs="Tahoma"/>
      <w:sz w:val="16"/>
      <w:szCs w:val="16"/>
    </w:rPr>
  </w:style>
  <w:style w:type="character" w:customStyle="1" w:styleId="BalloonTextChar">
    <w:name w:val="Balloon Text Char"/>
    <w:basedOn w:val="DefaultParagraphFont"/>
    <w:link w:val="BalloonText"/>
    <w:uiPriority w:val="99"/>
    <w:semiHidden/>
    <w:rsid w:val="000267AA"/>
    <w:rPr>
      <w:rFonts w:ascii="Tahoma" w:eastAsia="Times New Roman" w:hAnsi="Tahoma" w:cs="Tahoma"/>
      <w:kern w:val="0"/>
      <w:sz w:val="16"/>
      <w:szCs w:val="1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commentsExtended" Target="commentsExtended.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ylinh@lancsnet.com"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545</TotalTime>
  <Pages>21</Pages>
  <Words>4611</Words>
  <Characters>26287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dc:creator>
  <cp:keywords/>
  <dc:description/>
  <cp:lastModifiedBy>DELL</cp:lastModifiedBy>
  <cp:revision>38</cp:revision>
  <dcterms:created xsi:type="dcterms:W3CDTF">2026-03-31T03:09:00Z</dcterms:created>
  <dcterms:modified xsi:type="dcterms:W3CDTF">2026-05-05T09:08:00Z</dcterms:modified>
</cp:coreProperties>
</file>